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B4F" w:rsidRDefault="00790B4F" w:rsidP="00790B4F">
      <w:pPr>
        <w:jc w:val="center"/>
      </w:pPr>
    </w:p>
    <w:tbl>
      <w:tblPr>
        <w:tblW w:w="8364"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57" w:type="dxa"/>
          <w:right w:w="57" w:type="dxa"/>
        </w:tblCellMar>
        <w:tblLook w:val="00BF"/>
      </w:tblPr>
      <w:tblGrid>
        <w:gridCol w:w="2552"/>
        <w:gridCol w:w="3402"/>
        <w:gridCol w:w="2410"/>
      </w:tblGrid>
      <w:tr w:rsidR="00790B4F" w:rsidTr="00A11960">
        <w:trPr>
          <w:cantSplit/>
        </w:trPr>
        <w:tc>
          <w:tcPr>
            <w:tcW w:w="2552" w:type="dxa"/>
            <w:vMerge w:val="restart"/>
            <w:vAlign w:val="center"/>
          </w:tcPr>
          <w:p w:rsidR="00790B4F" w:rsidRDefault="00790B4F" w:rsidP="00A11960">
            <w:pPr>
              <w:pStyle w:val="afa"/>
              <w:ind w:left="0"/>
              <w:jc w:val="left"/>
            </w:pPr>
            <w:r>
              <w:rPr>
                <w:rFonts w:hint="eastAsia"/>
              </w:rPr>
              <w:t>华为技术有限公司</w:t>
            </w:r>
            <w:r>
              <w:rPr>
                <w:rFonts w:ascii="9" w:hAnsi="9"/>
              </w:rPr>
              <w:t xml:space="preserve"> </w:t>
            </w:r>
          </w:p>
        </w:tc>
        <w:tc>
          <w:tcPr>
            <w:tcW w:w="3402" w:type="dxa"/>
          </w:tcPr>
          <w:p w:rsidR="00790B4F" w:rsidRDefault="00790B4F" w:rsidP="00A11960">
            <w:pPr>
              <w:pStyle w:val="afa"/>
              <w:ind w:left="0"/>
              <w:jc w:val="left"/>
            </w:pPr>
            <w:r>
              <w:rPr>
                <w:rFonts w:hint="eastAsia"/>
              </w:rPr>
              <w:t>产品名称</w:t>
            </w:r>
          </w:p>
        </w:tc>
        <w:tc>
          <w:tcPr>
            <w:tcW w:w="2410" w:type="dxa"/>
          </w:tcPr>
          <w:p w:rsidR="00790B4F" w:rsidRDefault="00790B4F" w:rsidP="00A11960">
            <w:pPr>
              <w:pStyle w:val="afa"/>
              <w:ind w:left="0"/>
              <w:jc w:val="left"/>
            </w:pPr>
            <w:r>
              <w:rPr>
                <w:rFonts w:hint="eastAsia"/>
              </w:rPr>
              <w:t>密级</w:t>
            </w:r>
          </w:p>
        </w:tc>
      </w:tr>
      <w:tr w:rsidR="00790B4F" w:rsidTr="00A11960">
        <w:trPr>
          <w:cantSplit/>
        </w:trPr>
        <w:tc>
          <w:tcPr>
            <w:tcW w:w="2552" w:type="dxa"/>
            <w:vMerge/>
          </w:tcPr>
          <w:p w:rsidR="00790B4F" w:rsidRDefault="00790B4F" w:rsidP="0046042F">
            <w:pPr>
              <w:pStyle w:val="afa"/>
            </w:pPr>
          </w:p>
        </w:tc>
        <w:tc>
          <w:tcPr>
            <w:tcW w:w="3402" w:type="dxa"/>
          </w:tcPr>
          <w:p w:rsidR="00790B4F" w:rsidRDefault="00790B4F" w:rsidP="00A11960">
            <w:pPr>
              <w:pStyle w:val="afa"/>
              <w:ind w:left="0"/>
              <w:jc w:val="left"/>
            </w:pPr>
            <w:proofErr w:type="spellStart"/>
            <w:r>
              <w:rPr>
                <w:rFonts w:hint="eastAsia"/>
              </w:rPr>
              <w:t>NetworkOS</w:t>
            </w:r>
            <w:proofErr w:type="spellEnd"/>
            <w:r>
              <w:rPr>
                <w:rFonts w:hint="eastAsia"/>
              </w:rPr>
              <w:t xml:space="preserve"> </w:t>
            </w:r>
          </w:p>
        </w:tc>
        <w:tc>
          <w:tcPr>
            <w:tcW w:w="2410" w:type="dxa"/>
          </w:tcPr>
          <w:p w:rsidR="00790B4F" w:rsidRDefault="00790B4F" w:rsidP="00A11960">
            <w:pPr>
              <w:pStyle w:val="afa"/>
              <w:ind w:left="0"/>
              <w:jc w:val="left"/>
            </w:pPr>
            <w:r>
              <w:rPr>
                <w:rFonts w:hint="eastAsia"/>
              </w:rPr>
              <w:t>内部公开</w:t>
            </w:r>
          </w:p>
        </w:tc>
      </w:tr>
      <w:tr w:rsidR="00790B4F" w:rsidTr="00A11960">
        <w:trPr>
          <w:cantSplit/>
        </w:trPr>
        <w:tc>
          <w:tcPr>
            <w:tcW w:w="2552" w:type="dxa"/>
            <w:vMerge/>
          </w:tcPr>
          <w:p w:rsidR="00790B4F" w:rsidRDefault="00790B4F" w:rsidP="0046042F">
            <w:pPr>
              <w:pStyle w:val="afa"/>
            </w:pPr>
          </w:p>
        </w:tc>
        <w:tc>
          <w:tcPr>
            <w:tcW w:w="3402" w:type="dxa"/>
          </w:tcPr>
          <w:p w:rsidR="00790B4F" w:rsidRDefault="00790B4F" w:rsidP="00A11960">
            <w:pPr>
              <w:pStyle w:val="afa"/>
              <w:ind w:left="0"/>
              <w:jc w:val="left"/>
            </w:pPr>
            <w:r>
              <w:rPr>
                <w:rFonts w:hint="eastAsia"/>
              </w:rPr>
              <w:t>产品版本</w:t>
            </w:r>
          </w:p>
        </w:tc>
        <w:tc>
          <w:tcPr>
            <w:tcW w:w="2410" w:type="dxa"/>
          </w:tcPr>
          <w:p w:rsidR="00790B4F" w:rsidRDefault="00790B4F" w:rsidP="00A11960">
            <w:pPr>
              <w:pStyle w:val="afa"/>
              <w:ind w:left="0"/>
              <w:jc w:val="left"/>
            </w:pPr>
            <w:r>
              <w:rPr>
                <w:rFonts w:hint="eastAsia"/>
              </w:rPr>
              <w:t>共</w:t>
            </w:r>
            <w:r w:rsidR="00FB7945">
              <w:rPr>
                <w:rFonts w:hint="eastAsia"/>
              </w:rPr>
              <w:t>46</w:t>
            </w:r>
            <w:r>
              <w:rPr>
                <w:rFonts w:hint="eastAsia"/>
              </w:rPr>
              <w:t>页</w:t>
            </w:r>
          </w:p>
        </w:tc>
      </w:tr>
    </w:tbl>
    <w:p w:rsidR="00790B4F" w:rsidRDefault="00790B4F" w:rsidP="00790B4F">
      <w:pPr>
        <w:jc w:val="center"/>
        <w:rPr>
          <w:b/>
        </w:rPr>
      </w:pPr>
    </w:p>
    <w:p w:rsidR="00790B4F" w:rsidRDefault="00790B4F" w:rsidP="00790B4F">
      <w:pPr>
        <w:jc w:val="center"/>
        <w:rPr>
          <w:b/>
        </w:rPr>
      </w:pPr>
    </w:p>
    <w:p w:rsidR="00790B4F" w:rsidRPr="000C2EE5" w:rsidRDefault="00790B4F" w:rsidP="00D30E62">
      <w:pPr>
        <w:pStyle w:val="aff"/>
        <w:ind w:left="0"/>
        <w:jc w:val="left"/>
        <w:rPr>
          <w:rFonts w:ascii="黑体" w:eastAsia="黑体"/>
          <w:sz w:val="200"/>
          <w:szCs w:val="44"/>
          <w:lang w:val="pt-BR"/>
        </w:rPr>
      </w:pPr>
      <w:bookmarkStart w:id="0" w:name="_Toc397181794"/>
      <w:r w:rsidRPr="007E650F">
        <w:rPr>
          <w:rFonts w:ascii="Dotum" w:hAnsi="Dotum" w:hint="eastAsia"/>
          <w:sz w:val="40"/>
        </w:rPr>
        <w:t xml:space="preserve">OPS2.0 </w:t>
      </w:r>
      <w:r w:rsidRPr="007E650F">
        <w:rPr>
          <w:rFonts w:ascii="Dotum" w:hAnsi="Dotum" w:hint="eastAsia"/>
          <w:sz w:val="40"/>
        </w:rPr>
        <w:t>开放性增强</w:t>
      </w:r>
      <w:r w:rsidRPr="007E650F">
        <w:rPr>
          <w:rFonts w:ascii="Dotum" w:hAnsi="Dotum" w:hint="eastAsia"/>
          <w:sz w:val="40"/>
        </w:rPr>
        <w:t>Eclipse</w:t>
      </w:r>
      <w:r w:rsidRPr="007E650F">
        <w:rPr>
          <w:rFonts w:ascii="Dotum" w:hAnsi="Dotum" w:hint="eastAsia"/>
          <w:sz w:val="40"/>
        </w:rPr>
        <w:t>编程插件</w:t>
      </w:r>
      <w:r w:rsidRPr="000C2EE5">
        <w:rPr>
          <w:rFonts w:hint="eastAsia"/>
          <w:sz w:val="40"/>
        </w:rPr>
        <w:t>操作手册</w:t>
      </w:r>
      <w:bookmarkEnd w:id="0"/>
    </w:p>
    <w:p w:rsidR="00790B4F" w:rsidRPr="001B00A7" w:rsidRDefault="00790B4F" w:rsidP="00790B4F">
      <w:pPr>
        <w:pStyle w:val="afa"/>
        <w:rPr>
          <w:lang w:val="pt-BR"/>
        </w:rPr>
      </w:pPr>
    </w:p>
    <w:p w:rsidR="00790B4F" w:rsidRPr="001B00A7" w:rsidRDefault="00790B4F" w:rsidP="00790B4F">
      <w:pPr>
        <w:pStyle w:val="afa"/>
        <w:rPr>
          <w:lang w:val="pt-BR"/>
        </w:rPr>
      </w:pPr>
    </w:p>
    <w:p w:rsidR="00790B4F" w:rsidRPr="001B00A7" w:rsidRDefault="00790B4F" w:rsidP="00790B4F">
      <w:pPr>
        <w:pStyle w:val="afa"/>
        <w:rPr>
          <w:i/>
          <w:lang w:val="pt-BR"/>
        </w:rPr>
      </w:pPr>
    </w:p>
    <w:p w:rsidR="00790B4F" w:rsidRPr="001B00A7" w:rsidRDefault="00790B4F" w:rsidP="00437C3E">
      <w:pPr>
        <w:pStyle w:val="afa"/>
        <w:rPr>
          <w:lang w:val="pt-BR"/>
        </w:rPr>
      </w:pPr>
    </w:p>
    <w:tbl>
      <w:tblPr>
        <w:tblW w:w="0" w:type="auto"/>
        <w:jc w:val="center"/>
        <w:tblLayout w:type="fixed"/>
        <w:tblLook w:val="0000"/>
      </w:tblPr>
      <w:tblGrid>
        <w:gridCol w:w="1999"/>
        <w:gridCol w:w="2834"/>
        <w:gridCol w:w="650"/>
        <w:gridCol w:w="990"/>
        <w:gridCol w:w="1779"/>
      </w:tblGrid>
      <w:tr w:rsidR="00437C3E" w:rsidRPr="00A17BD9" w:rsidTr="000D5487">
        <w:trPr>
          <w:jc w:val="center"/>
        </w:trPr>
        <w:tc>
          <w:tcPr>
            <w:tcW w:w="1999" w:type="dxa"/>
          </w:tcPr>
          <w:p w:rsidR="00437C3E" w:rsidRPr="00A17BD9" w:rsidRDefault="00437C3E" w:rsidP="000D5487">
            <w:pPr>
              <w:pStyle w:val="afa"/>
              <w:ind w:left="284"/>
              <w:jc w:val="left"/>
              <w:rPr>
                <w:rFonts w:ascii="宋体" w:hAnsi="宋体"/>
                <w:bCs/>
                <w:sz w:val="22"/>
              </w:rPr>
            </w:pPr>
            <w:r w:rsidRPr="00A17BD9">
              <w:rPr>
                <w:rFonts w:ascii="宋体" w:hAnsi="宋体" w:hint="eastAsia"/>
                <w:bCs/>
                <w:sz w:val="22"/>
              </w:rPr>
              <w:t>拟制</w:t>
            </w:r>
            <w:r w:rsidRPr="00A17BD9">
              <w:rPr>
                <w:rFonts w:ascii="宋体" w:hAnsi="宋体"/>
                <w:bCs/>
                <w:sz w:val="22"/>
              </w:rPr>
              <w:t>:</w:t>
            </w:r>
          </w:p>
        </w:tc>
        <w:tc>
          <w:tcPr>
            <w:tcW w:w="2834" w:type="dxa"/>
            <w:tcBorders>
              <w:bottom w:val="single" w:sz="6" w:space="0" w:color="auto"/>
            </w:tcBorders>
          </w:tcPr>
          <w:p w:rsidR="00437C3E" w:rsidRPr="00A17BD9" w:rsidRDefault="00437C3E" w:rsidP="000D5487">
            <w:pPr>
              <w:pStyle w:val="afa"/>
              <w:ind w:left="284"/>
              <w:jc w:val="left"/>
              <w:rPr>
                <w:rFonts w:ascii="宋体" w:hAnsi="宋体"/>
                <w:bCs/>
                <w:sz w:val="22"/>
              </w:rPr>
            </w:pPr>
            <w:r>
              <w:rPr>
                <w:rFonts w:ascii="宋体" w:hAnsi="宋体" w:hint="eastAsia"/>
                <w:bCs/>
                <w:sz w:val="22"/>
              </w:rPr>
              <w:t>张鹏宇</w:t>
            </w:r>
          </w:p>
        </w:tc>
        <w:tc>
          <w:tcPr>
            <w:tcW w:w="650" w:type="dxa"/>
          </w:tcPr>
          <w:p w:rsidR="00437C3E" w:rsidRPr="00A17BD9" w:rsidRDefault="00437C3E" w:rsidP="000D5487">
            <w:pPr>
              <w:pStyle w:val="afa"/>
              <w:ind w:left="284"/>
              <w:jc w:val="left"/>
              <w:rPr>
                <w:rFonts w:ascii="宋体" w:hAnsi="宋体"/>
                <w:bCs/>
                <w:sz w:val="22"/>
              </w:rPr>
            </w:pPr>
          </w:p>
        </w:tc>
        <w:tc>
          <w:tcPr>
            <w:tcW w:w="990" w:type="dxa"/>
          </w:tcPr>
          <w:p w:rsidR="00437C3E" w:rsidRPr="00A17BD9" w:rsidRDefault="00437C3E" w:rsidP="000D5487">
            <w:pPr>
              <w:pStyle w:val="afa"/>
              <w:ind w:left="284"/>
              <w:jc w:val="left"/>
              <w:rPr>
                <w:rFonts w:ascii="宋体" w:hAnsi="宋体"/>
                <w:bCs/>
                <w:sz w:val="22"/>
              </w:rPr>
            </w:pPr>
            <w:r w:rsidRPr="00A17BD9">
              <w:rPr>
                <w:rFonts w:ascii="宋体" w:hAnsi="宋体" w:hint="eastAsia"/>
                <w:bCs/>
                <w:sz w:val="22"/>
              </w:rPr>
              <w:t>日期：</w:t>
            </w:r>
          </w:p>
        </w:tc>
        <w:tc>
          <w:tcPr>
            <w:tcW w:w="1779" w:type="dxa"/>
            <w:tcBorders>
              <w:bottom w:val="single" w:sz="6" w:space="0" w:color="auto"/>
            </w:tcBorders>
          </w:tcPr>
          <w:p w:rsidR="00437C3E" w:rsidRPr="00A17BD9" w:rsidRDefault="00437C3E" w:rsidP="000D5487">
            <w:pPr>
              <w:pStyle w:val="afa"/>
              <w:ind w:left="284"/>
              <w:jc w:val="left"/>
              <w:rPr>
                <w:rFonts w:ascii="宋体" w:hAnsi="宋体"/>
                <w:bCs/>
                <w:sz w:val="22"/>
              </w:rPr>
            </w:pPr>
            <w:r w:rsidRPr="00A17BD9">
              <w:rPr>
                <w:rFonts w:ascii="宋体" w:hAnsi="宋体"/>
                <w:bCs/>
                <w:sz w:val="22"/>
              </w:rPr>
              <w:t>20</w:t>
            </w:r>
            <w:r w:rsidRPr="00A17BD9">
              <w:rPr>
                <w:rFonts w:ascii="宋体" w:hAnsi="宋体" w:hint="eastAsia"/>
                <w:bCs/>
                <w:sz w:val="22"/>
              </w:rPr>
              <w:t>13</w:t>
            </w:r>
            <w:r w:rsidRPr="00A17BD9">
              <w:rPr>
                <w:rFonts w:ascii="宋体" w:hAnsi="宋体"/>
                <w:bCs/>
                <w:sz w:val="22"/>
              </w:rPr>
              <w:t>-</w:t>
            </w:r>
            <w:r w:rsidRPr="00A17BD9">
              <w:rPr>
                <w:rFonts w:ascii="宋体" w:hAnsi="宋体" w:hint="eastAsia"/>
                <w:bCs/>
                <w:sz w:val="22"/>
              </w:rPr>
              <w:t>7</w:t>
            </w:r>
            <w:r w:rsidRPr="00A17BD9">
              <w:rPr>
                <w:rFonts w:ascii="宋体" w:hAnsi="宋体"/>
                <w:bCs/>
                <w:sz w:val="22"/>
              </w:rPr>
              <w:t>-</w:t>
            </w:r>
            <w:r w:rsidRPr="00A17BD9">
              <w:rPr>
                <w:rFonts w:ascii="宋体" w:hAnsi="宋体" w:hint="eastAsia"/>
                <w:bCs/>
                <w:sz w:val="22"/>
              </w:rPr>
              <w:t>27</w:t>
            </w:r>
          </w:p>
        </w:tc>
      </w:tr>
      <w:tr w:rsidR="00437C3E" w:rsidRPr="00A17BD9" w:rsidTr="000D5487">
        <w:trPr>
          <w:jc w:val="center"/>
        </w:trPr>
        <w:tc>
          <w:tcPr>
            <w:tcW w:w="1999" w:type="dxa"/>
          </w:tcPr>
          <w:p w:rsidR="00437C3E" w:rsidRPr="00A17BD9" w:rsidRDefault="00437C3E" w:rsidP="000D5487">
            <w:pPr>
              <w:pStyle w:val="afa"/>
              <w:ind w:left="284"/>
              <w:jc w:val="left"/>
              <w:rPr>
                <w:rFonts w:ascii="宋体" w:hAnsi="宋体"/>
                <w:bCs/>
                <w:sz w:val="22"/>
              </w:rPr>
            </w:pPr>
            <w:r w:rsidRPr="00A17BD9">
              <w:rPr>
                <w:rFonts w:ascii="宋体" w:hAnsi="宋体" w:hint="eastAsia"/>
                <w:bCs/>
                <w:sz w:val="22"/>
              </w:rPr>
              <w:t>审核</w:t>
            </w:r>
            <w:r w:rsidRPr="00A17BD9">
              <w:rPr>
                <w:rFonts w:ascii="宋体" w:hAnsi="宋体"/>
                <w:bCs/>
                <w:sz w:val="22"/>
              </w:rPr>
              <w:t>:</w:t>
            </w:r>
          </w:p>
        </w:tc>
        <w:tc>
          <w:tcPr>
            <w:tcW w:w="2834" w:type="dxa"/>
            <w:tcBorders>
              <w:top w:val="single" w:sz="6" w:space="0" w:color="auto"/>
              <w:bottom w:val="single" w:sz="6" w:space="0" w:color="auto"/>
            </w:tcBorders>
          </w:tcPr>
          <w:p w:rsidR="00437C3E" w:rsidRPr="00A17BD9" w:rsidRDefault="00437C3E" w:rsidP="000D5487">
            <w:pPr>
              <w:pStyle w:val="afa"/>
              <w:ind w:left="284"/>
              <w:jc w:val="left"/>
              <w:rPr>
                <w:rFonts w:ascii="宋体" w:hAnsi="宋体"/>
                <w:bCs/>
                <w:sz w:val="22"/>
              </w:rPr>
            </w:pPr>
          </w:p>
        </w:tc>
        <w:tc>
          <w:tcPr>
            <w:tcW w:w="650" w:type="dxa"/>
          </w:tcPr>
          <w:p w:rsidR="00437C3E" w:rsidRPr="00A17BD9" w:rsidRDefault="00437C3E" w:rsidP="000D5487">
            <w:pPr>
              <w:pStyle w:val="afa"/>
              <w:ind w:left="284"/>
              <w:jc w:val="left"/>
              <w:rPr>
                <w:rFonts w:ascii="宋体" w:hAnsi="宋体"/>
                <w:bCs/>
                <w:sz w:val="22"/>
              </w:rPr>
            </w:pPr>
          </w:p>
        </w:tc>
        <w:tc>
          <w:tcPr>
            <w:tcW w:w="990" w:type="dxa"/>
          </w:tcPr>
          <w:p w:rsidR="00437C3E" w:rsidRPr="00A17BD9" w:rsidRDefault="00437C3E" w:rsidP="000D5487">
            <w:pPr>
              <w:pStyle w:val="afa"/>
              <w:ind w:left="284"/>
              <w:jc w:val="left"/>
              <w:rPr>
                <w:rFonts w:ascii="宋体" w:hAnsi="宋体"/>
                <w:bCs/>
                <w:sz w:val="22"/>
              </w:rPr>
            </w:pPr>
            <w:r w:rsidRPr="00A17BD9">
              <w:rPr>
                <w:rFonts w:ascii="宋体" w:hAnsi="宋体" w:hint="eastAsia"/>
                <w:bCs/>
                <w:sz w:val="22"/>
              </w:rPr>
              <w:t>日期：</w:t>
            </w:r>
          </w:p>
        </w:tc>
        <w:tc>
          <w:tcPr>
            <w:tcW w:w="1779" w:type="dxa"/>
            <w:tcBorders>
              <w:top w:val="single" w:sz="6" w:space="0" w:color="auto"/>
              <w:bottom w:val="single" w:sz="6" w:space="0" w:color="auto"/>
            </w:tcBorders>
          </w:tcPr>
          <w:p w:rsidR="00437C3E" w:rsidRPr="00A17BD9" w:rsidRDefault="00437C3E" w:rsidP="000D5487">
            <w:pPr>
              <w:pStyle w:val="afa"/>
              <w:ind w:left="284"/>
              <w:jc w:val="left"/>
              <w:rPr>
                <w:rFonts w:ascii="宋体" w:hAnsi="宋体"/>
                <w:bCs/>
                <w:sz w:val="22"/>
              </w:rPr>
            </w:pPr>
          </w:p>
        </w:tc>
      </w:tr>
      <w:tr w:rsidR="00437C3E" w:rsidRPr="00A17BD9" w:rsidTr="000D5487">
        <w:trPr>
          <w:jc w:val="center"/>
        </w:trPr>
        <w:tc>
          <w:tcPr>
            <w:tcW w:w="1999" w:type="dxa"/>
          </w:tcPr>
          <w:p w:rsidR="00437C3E" w:rsidRPr="00A17BD9" w:rsidRDefault="00437C3E" w:rsidP="000D5487">
            <w:pPr>
              <w:pStyle w:val="afa"/>
              <w:ind w:left="284"/>
              <w:jc w:val="left"/>
              <w:rPr>
                <w:rFonts w:ascii="宋体" w:hAnsi="宋体"/>
                <w:bCs/>
                <w:sz w:val="22"/>
              </w:rPr>
            </w:pPr>
            <w:r w:rsidRPr="00A17BD9">
              <w:rPr>
                <w:rFonts w:ascii="宋体" w:hAnsi="宋体" w:hint="eastAsia"/>
                <w:bCs/>
                <w:sz w:val="22"/>
              </w:rPr>
              <w:t>审核</w:t>
            </w:r>
            <w:r w:rsidRPr="00A17BD9">
              <w:rPr>
                <w:rFonts w:ascii="宋体" w:hAnsi="宋体"/>
                <w:bCs/>
                <w:sz w:val="22"/>
              </w:rPr>
              <w:t>:</w:t>
            </w:r>
          </w:p>
        </w:tc>
        <w:tc>
          <w:tcPr>
            <w:tcW w:w="2834" w:type="dxa"/>
            <w:tcBorders>
              <w:top w:val="single" w:sz="6" w:space="0" w:color="auto"/>
              <w:bottom w:val="single" w:sz="6" w:space="0" w:color="auto"/>
            </w:tcBorders>
          </w:tcPr>
          <w:p w:rsidR="00437C3E" w:rsidRPr="00A17BD9" w:rsidRDefault="00437C3E" w:rsidP="000D5487">
            <w:pPr>
              <w:pStyle w:val="afa"/>
              <w:ind w:left="284"/>
              <w:jc w:val="left"/>
              <w:rPr>
                <w:rFonts w:ascii="宋体" w:hAnsi="宋体"/>
                <w:bCs/>
                <w:sz w:val="22"/>
              </w:rPr>
            </w:pPr>
          </w:p>
        </w:tc>
        <w:tc>
          <w:tcPr>
            <w:tcW w:w="650" w:type="dxa"/>
          </w:tcPr>
          <w:p w:rsidR="00437C3E" w:rsidRPr="00A17BD9" w:rsidRDefault="00437C3E" w:rsidP="000D5487">
            <w:pPr>
              <w:pStyle w:val="afa"/>
              <w:ind w:left="284"/>
              <w:jc w:val="left"/>
              <w:rPr>
                <w:rFonts w:ascii="宋体" w:hAnsi="宋体"/>
                <w:bCs/>
                <w:sz w:val="22"/>
              </w:rPr>
            </w:pPr>
          </w:p>
        </w:tc>
        <w:tc>
          <w:tcPr>
            <w:tcW w:w="990" w:type="dxa"/>
          </w:tcPr>
          <w:p w:rsidR="00437C3E" w:rsidRPr="00A17BD9" w:rsidRDefault="00437C3E" w:rsidP="000D5487">
            <w:pPr>
              <w:pStyle w:val="afa"/>
              <w:ind w:left="284"/>
              <w:jc w:val="left"/>
              <w:rPr>
                <w:rFonts w:ascii="宋体" w:hAnsi="宋体"/>
                <w:bCs/>
                <w:sz w:val="22"/>
              </w:rPr>
            </w:pPr>
            <w:r w:rsidRPr="00A17BD9">
              <w:rPr>
                <w:rFonts w:ascii="宋体" w:hAnsi="宋体" w:hint="eastAsia"/>
                <w:bCs/>
                <w:sz w:val="22"/>
              </w:rPr>
              <w:t>日期：</w:t>
            </w:r>
          </w:p>
        </w:tc>
        <w:tc>
          <w:tcPr>
            <w:tcW w:w="1779" w:type="dxa"/>
            <w:tcBorders>
              <w:top w:val="single" w:sz="6" w:space="0" w:color="auto"/>
              <w:bottom w:val="single" w:sz="6" w:space="0" w:color="auto"/>
            </w:tcBorders>
          </w:tcPr>
          <w:p w:rsidR="00437C3E" w:rsidRPr="00A17BD9" w:rsidRDefault="00437C3E" w:rsidP="000D5487">
            <w:pPr>
              <w:pStyle w:val="afa"/>
              <w:ind w:left="284"/>
              <w:jc w:val="left"/>
              <w:rPr>
                <w:rFonts w:ascii="宋体" w:hAnsi="宋体"/>
                <w:bCs/>
                <w:sz w:val="22"/>
              </w:rPr>
            </w:pPr>
          </w:p>
        </w:tc>
      </w:tr>
      <w:tr w:rsidR="00437C3E" w:rsidRPr="00A17BD9" w:rsidTr="000D5487">
        <w:trPr>
          <w:jc w:val="center"/>
        </w:trPr>
        <w:tc>
          <w:tcPr>
            <w:tcW w:w="1999" w:type="dxa"/>
          </w:tcPr>
          <w:p w:rsidR="00437C3E" w:rsidRPr="00A17BD9" w:rsidRDefault="00437C3E" w:rsidP="000D5487">
            <w:pPr>
              <w:pStyle w:val="afa"/>
              <w:ind w:left="284"/>
              <w:jc w:val="left"/>
              <w:rPr>
                <w:rFonts w:ascii="宋体" w:hAnsi="宋体"/>
                <w:bCs/>
                <w:sz w:val="22"/>
              </w:rPr>
            </w:pPr>
            <w:r w:rsidRPr="00A17BD9">
              <w:rPr>
                <w:rFonts w:ascii="宋体" w:hAnsi="宋体" w:hint="eastAsia"/>
                <w:bCs/>
                <w:sz w:val="22"/>
              </w:rPr>
              <w:t>批准</w:t>
            </w:r>
            <w:r w:rsidRPr="00A17BD9">
              <w:rPr>
                <w:rFonts w:ascii="宋体" w:hAnsi="宋体"/>
                <w:bCs/>
                <w:sz w:val="22"/>
              </w:rPr>
              <w:t>:</w:t>
            </w:r>
          </w:p>
        </w:tc>
        <w:tc>
          <w:tcPr>
            <w:tcW w:w="2834" w:type="dxa"/>
            <w:tcBorders>
              <w:top w:val="single" w:sz="6" w:space="0" w:color="auto"/>
              <w:bottom w:val="single" w:sz="6" w:space="0" w:color="auto"/>
            </w:tcBorders>
          </w:tcPr>
          <w:p w:rsidR="00437C3E" w:rsidRPr="00A17BD9" w:rsidRDefault="00437C3E" w:rsidP="000D5487">
            <w:pPr>
              <w:pStyle w:val="afa"/>
              <w:ind w:left="284"/>
              <w:jc w:val="left"/>
              <w:rPr>
                <w:rFonts w:ascii="宋体" w:hAnsi="宋体"/>
                <w:bCs/>
                <w:sz w:val="22"/>
              </w:rPr>
            </w:pPr>
          </w:p>
        </w:tc>
        <w:tc>
          <w:tcPr>
            <w:tcW w:w="650" w:type="dxa"/>
          </w:tcPr>
          <w:p w:rsidR="00437C3E" w:rsidRPr="00A17BD9" w:rsidRDefault="00437C3E" w:rsidP="000D5487">
            <w:pPr>
              <w:pStyle w:val="afa"/>
              <w:ind w:left="284"/>
              <w:jc w:val="left"/>
              <w:rPr>
                <w:rFonts w:ascii="宋体" w:hAnsi="宋体"/>
                <w:bCs/>
                <w:sz w:val="22"/>
              </w:rPr>
            </w:pPr>
          </w:p>
        </w:tc>
        <w:tc>
          <w:tcPr>
            <w:tcW w:w="990" w:type="dxa"/>
          </w:tcPr>
          <w:p w:rsidR="00437C3E" w:rsidRPr="00A17BD9" w:rsidRDefault="00437C3E" w:rsidP="000D5487">
            <w:pPr>
              <w:pStyle w:val="afa"/>
              <w:ind w:left="284"/>
              <w:jc w:val="left"/>
              <w:rPr>
                <w:rFonts w:ascii="宋体" w:hAnsi="宋体"/>
                <w:bCs/>
                <w:sz w:val="22"/>
              </w:rPr>
            </w:pPr>
            <w:r w:rsidRPr="00A17BD9">
              <w:rPr>
                <w:rFonts w:ascii="宋体" w:hAnsi="宋体" w:hint="eastAsia"/>
                <w:bCs/>
                <w:sz w:val="22"/>
              </w:rPr>
              <w:t>日期：</w:t>
            </w:r>
          </w:p>
        </w:tc>
        <w:tc>
          <w:tcPr>
            <w:tcW w:w="1779" w:type="dxa"/>
            <w:tcBorders>
              <w:top w:val="single" w:sz="6" w:space="0" w:color="auto"/>
              <w:bottom w:val="single" w:sz="6" w:space="0" w:color="auto"/>
            </w:tcBorders>
          </w:tcPr>
          <w:p w:rsidR="00437C3E" w:rsidRPr="00A17BD9" w:rsidRDefault="00437C3E" w:rsidP="000D5487">
            <w:pPr>
              <w:pStyle w:val="afa"/>
              <w:ind w:left="284"/>
              <w:jc w:val="left"/>
              <w:rPr>
                <w:rFonts w:ascii="宋体" w:hAnsi="宋体"/>
                <w:bCs/>
                <w:sz w:val="22"/>
              </w:rPr>
            </w:pPr>
          </w:p>
        </w:tc>
      </w:tr>
    </w:tbl>
    <w:p w:rsidR="00790B4F" w:rsidRDefault="00790B4F" w:rsidP="00790B4F">
      <w:pPr>
        <w:pStyle w:val="afb"/>
      </w:pPr>
    </w:p>
    <w:p w:rsidR="00790B4F" w:rsidRDefault="00790B4F" w:rsidP="00790B4F">
      <w:pPr>
        <w:pStyle w:val="afb"/>
      </w:pPr>
    </w:p>
    <w:p w:rsidR="00790B4F" w:rsidRDefault="00790B4F" w:rsidP="00790B4F">
      <w:pPr>
        <w:pStyle w:val="afb"/>
      </w:pPr>
    </w:p>
    <w:p w:rsidR="00790B4F" w:rsidRDefault="00790B4F" w:rsidP="00790B4F">
      <w:pPr>
        <w:pStyle w:val="afb"/>
      </w:pPr>
    </w:p>
    <w:p w:rsidR="00790B4F" w:rsidRDefault="00790B4F" w:rsidP="00790B4F">
      <w:pPr>
        <w:pStyle w:val="afb"/>
      </w:pPr>
    </w:p>
    <w:p w:rsidR="00790B4F" w:rsidRDefault="00790B4F" w:rsidP="00790B4F">
      <w:pPr>
        <w:pStyle w:val="afb"/>
      </w:pPr>
    </w:p>
    <w:p w:rsidR="00790B4F" w:rsidRDefault="00790B4F" w:rsidP="00790B4F">
      <w:pPr>
        <w:pStyle w:val="afb"/>
        <w:jc w:val="center"/>
      </w:pPr>
      <w:r>
        <w:rPr>
          <w:noProof/>
        </w:rPr>
        <w:lastRenderedPageBreak/>
        <w:drawing>
          <wp:inline distT="0" distB="0" distL="0" distR="0">
            <wp:extent cx="957580" cy="958850"/>
            <wp:effectExtent l="19050" t="0" r="0" b="0"/>
            <wp:docPr id="51" name="图片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cstate="print"/>
                    <a:srcRect/>
                    <a:stretch>
                      <a:fillRect/>
                    </a:stretch>
                  </pic:blipFill>
                  <pic:spPr bwMode="auto">
                    <a:xfrm>
                      <a:off x="0" y="0"/>
                      <a:ext cx="957580" cy="958850"/>
                    </a:xfrm>
                    <a:prstGeom prst="rect">
                      <a:avLst/>
                    </a:prstGeom>
                    <a:noFill/>
                  </pic:spPr>
                </pic:pic>
              </a:graphicData>
            </a:graphic>
          </wp:inline>
        </w:drawing>
      </w:r>
    </w:p>
    <w:p w:rsidR="00790B4F" w:rsidRPr="0079678F" w:rsidRDefault="00790B4F" w:rsidP="00790B4F">
      <w:pPr>
        <w:ind w:firstLineChars="1100" w:firstLine="3092"/>
        <w:rPr>
          <w:b/>
          <w:sz w:val="28"/>
        </w:rPr>
      </w:pPr>
      <w:r w:rsidRPr="0079678F">
        <w:rPr>
          <w:rFonts w:hint="eastAsia"/>
          <w:b/>
          <w:sz w:val="28"/>
        </w:rPr>
        <w:t>华为技术有限公司</w:t>
      </w:r>
    </w:p>
    <w:p w:rsidR="00790B4F" w:rsidRPr="00951DC4" w:rsidRDefault="00790B4F" w:rsidP="00790B4F">
      <w:pPr>
        <w:pStyle w:val="afa"/>
        <w:rPr>
          <w:rFonts w:ascii="9" w:hAnsi="9"/>
          <w:sz w:val="22"/>
        </w:rPr>
      </w:pPr>
      <w:r w:rsidRPr="00951DC4">
        <w:rPr>
          <w:rFonts w:ascii="宋体" w:hint="eastAsia"/>
          <w:sz w:val="22"/>
        </w:rPr>
        <w:t>版权所有</w:t>
      </w:r>
      <w:r w:rsidRPr="00951DC4">
        <w:rPr>
          <w:sz w:val="22"/>
        </w:rPr>
        <w:t xml:space="preserve">  </w:t>
      </w:r>
      <w:r w:rsidRPr="00951DC4">
        <w:rPr>
          <w:rFonts w:ascii="宋体" w:hint="eastAsia"/>
          <w:sz w:val="22"/>
        </w:rPr>
        <w:t>侵权必究</w:t>
      </w:r>
    </w:p>
    <w:p w:rsidR="00790B4F" w:rsidRDefault="00790B4F" w:rsidP="00790B4F">
      <w:pPr>
        <w:jc w:val="center"/>
      </w:pPr>
    </w:p>
    <w:p w:rsidR="00790B4F" w:rsidRDefault="00790B4F" w:rsidP="00790B4F">
      <w:pPr>
        <w:jc w:val="center"/>
      </w:pPr>
    </w:p>
    <w:p w:rsidR="00790B4F" w:rsidRPr="002D7D9F" w:rsidRDefault="00790B4F" w:rsidP="00790B4F">
      <w:pPr>
        <w:jc w:val="center"/>
      </w:pPr>
    </w:p>
    <w:p w:rsidR="00790B4F" w:rsidRDefault="00790B4F" w:rsidP="00790B4F"/>
    <w:p w:rsidR="00790B4F" w:rsidRDefault="00790B4F" w:rsidP="00790B4F"/>
    <w:p w:rsidR="00790B4F" w:rsidRDefault="00790B4F" w:rsidP="00790B4F">
      <w:pPr>
        <w:jc w:val="center"/>
      </w:pPr>
      <w:r>
        <w:br w:type="page"/>
      </w:r>
    </w:p>
    <w:p w:rsidR="00790B4F" w:rsidRPr="00110982" w:rsidRDefault="00790B4F" w:rsidP="00D30E62">
      <w:pPr>
        <w:pStyle w:val="Contents"/>
        <w:rPr>
          <w:sz w:val="24"/>
        </w:rPr>
      </w:pPr>
      <w:r w:rsidRPr="00110982">
        <w:rPr>
          <w:rFonts w:hint="eastAsia"/>
        </w:rPr>
        <w:lastRenderedPageBreak/>
        <w:t>目</w:t>
      </w:r>
      <w:r w:rsidRPr="00110982">
        <w:rPr>
          <w:rFonts w:hint="eastAsia"/>
        </w:rPr>
        <w:t xml:space="preserve">  </w:t>
      </w:r>
      <w:r w:rsidRPr="00110982">
        <w:rPr>
          <w:rFonts w:hint="eastAsia"/>
        </w:rPr>
        <w:t>录</w:t>
      </w:r>
    </w:p>
    <w:p w:rsidR="00CD60D3" w:rsidRDefault="00A130F1">
      <w:pPr>
        <w:pStyle w:val="10"/>
        <w:tabs>
          <w:tab w:val="right" w:leader="dot" w:pos="9247"/>
        </w:tabs>
        <w:rPr>
          <w:rFonts w:asciiTheme="minorHAnsi" w:eastAsiaTheme="minorEastAsia" w:hAnsiTheme="minorHAnsi" w:cstheme="minorBidi"/>
          <w:b w:val="0"/>
          <w:bCs w:val="0"/>
          <w:noProof/>
          <w:sz w:val="21"/>
          <w:szCs w:val="22"/>
        </w:rPr>
      </w:pPr>
      <w:r w:rsidRPr="00A130F1">
        <w:rPr>
          <w:rFonts w:ascii="Calibri" w:hAnsi="Calibri"/>
          <w:kern w:val="0"/>
          <w:sz w:val="22"/>
          <w:szCs w:val="22"/>
        </w:rPr>
        <w:fldChar w:fldCharType="begin"/>
      </w:r>
      <w:r w:rsidR="00790B4F">
        <w:instrText xml:space="preserve"> </w:instrText>
      </w:r>
      <w:r w:rsidR="00790B4F">
        <w:rPr>
          <w:rFonts w:hint="eastAsia"/>
        </w:rPr>
        <w:instrText>TOC \o "1-3" \h \z \u</w:instrText>
      </w:r>
      <w:r w:rsidR="00790B4F">
        <w:instrText xml:space="preserve"> </w:instrText>
      </w:r>
      <w:r w:rsidRPr="00A130F1">
        <w:rPr>
          <w:rFonts w:ascii="Calibri" w:hAnsi="Calibri"/>
          <w:kern w:val="0"/>
          <w:sz w:val="22"/>
          <w:szCs w:val="22"/>
        </w:rPr>
        <w:fldChar w:fldCharType="separate"/>
      </w:r>
      <w:hyperlink w:anchor="_Toc397181794" w:history="1">
        <w:r w:rsidR="00CD60D3" w:rsidRPr="00705027">
          <w:rPr>
            <w:rStyle w:val="af9"/>
            <w:rFonts w:ascii="Dotum" w:hAnsi="Dotum"/>
            <w:noProof/>
          </w:rPr>
          <w:t xml:space="preserve">OPS2.0 </w:t>
        </w:r>
        <w:r w:rsidR="00CD60D3" w:rsidRPr="00705027">
          <w:rPr>
            <w:rStyle w:val="af9"/>
            <w:rFonts w:ascii="Dotum" w:hAnsi="Dotum" w:hint="eastAsia"/>
            <w:noProof/>
          </w:rPr>
          <w:t>开放性增强</w:t>
        </w:r>
        <w:r w:rsidR="00CD60D3" w:rsidRPr="00705027">
          <w:rPr>
            <w:rStyle w:val="af9"/>
            <w:rFonts w:ascii="Dotum" w:hAnsi="Dotum"/>
            <w:noProof/>
          </w:rPr>
          <w:t>Eclipse</w:t>
        </w:r>
        <w:r w:rsidR="00CD60D3" w:rsidRPr="00705027">
          <w:rPr>
            <w:rStyle w:val="af9"/>
            <w:rFonts w:ascii="Dotum" w:hAnsi="Dotum" w:hint="eastAsia"/>
            <w:noProof/>
          </w:rPr>
          <w:t>编程插件</w:t>
        </w:r>
        <w:r w:rsidR="00CD60D3" w:rsidRPr="00705027">
          <w:rPr>
            <w:rStyle w:val="af9"/>
            <w:rFonts w:hint="eastAsia"/>
            <w:noProof/>
          </w:rPr>
          <w:t>操作手册</w:t>
        </w:r>
        <w:r w:rsidR="00CD60D3">
          <w:rPr>
            <w:noProof/>
            <w:webHidden/>
          </w:rPr>
          <w:tab/>
        </w:r>
        <w:r>
          <w:rPr>
            <w:noProof/>
            <w:webHidden/>
          </w:rPr>
          <w:fldChar w:fldCharType="begin"/>
        </w:r>
        <w:r w:rsidR="00CD60D3">
          <w:rPr>
            <w:noProof/>
            <w:webHidden/>
          </w:rPr>
          <w:instrText xml:space="preserve"> PAGEREF _Toc397181794 \h </w:instrText>
        </w:r>
        <w:r>
          <w:rPr>
            <w:noProof/>
            <w:webHidden/>
          </w:rPr>
        </w:r>
        <w:r>
          <w:rPr>
            <w:noProof/>
            <w:webHidden/>
          </w:rPr>
          <w:fldChar w:fldCharType="separate"/>
        </w:r>
        <w:r w:rsidR="00CD60D3">
          <w:rPr>
            <w:noProof/>
            <w:webHidden/>
          </w:rPr>
          <w:t>1</w:t>
        </w:r>
        <w:r>
          <w:rPr>
            <w:noProof/>
            <w:webHidden/>
          </w:rPr>
          <w:fldChar w:fldCharType="end"/>
        </w:r>
      </w:hyperlink>
    </w:p>
    <w:p w:rsidR="00CD60D3" w:rsidRDefault="00A130F1">
      <w:pPr>
        <w:pStyle w:val="10"/>
        <w:tabs>
          <w:tab w:val="right" w:leader="dot" w:pos="9247"/>
        </w:tabs>
        <w:rPr>
          <w:rFonts w:asciiTheme="minorHAnsi" w:eastAsiaTheme="minorEastAsia" w:hAnsiTheme="minorHAnsi" w:cstheme="minorBidi"/>
          <w:b w:val="0"/>
          <w:bCs w:val="0"/>
          <w:noProof/>
          <w:sz w:val="21"/>
          <w:szCs w:val="22"/>
        </w:rPr>
      </w:pPr>
      <w:hyperlink w:anchor="_Toc397181795" w:history="1">
        <w:r w:rsidR="00CD60D3" w:rsidRPr="00705027">
          <w:rPr>
            <w:rStyle w:val="af9"/>
            <w:noProof/>
          </w:rPr>
          <w:t>1</w:t>
        </w:r>
        <w:r w:rsidR="00CD60D3" w:rsidRPr="00705027">
          <w:rPr>
            <w:rStyle w:val="af9"/>
            <w:rFonts w:hint="eastAsia"/>
            <w:noProof/>
          </w:rPr>
          <w:t xml:space="preserve"> </w:t>
        </w:r>
        <w:r w:rsidR="00CD60D3" w:rsidRPr="00705027">
          <w:rPr>
            <w:rStyle w:val="af9"/>
            <w:rFonts w:hint="eastAsia"/>
            <w:noProof/>
          </w:rPr>
          <w:t>总体说明</w:t>
        </w:r>
        <w:r w:rsidR="00CD60D3">
          <w:rPr>
            <w:noProof/>
            <w:webHidden/>
          </w:rPr>
          <w:tab/>
        </w:r>
        <w:r>
          <w:rPr>
            <w:noProof/>
            <w:webHidden/>
          </w:rPr>
          <w:fldChar w:fldCharType="begin"/>
        </w:r>
        <w:r w:rsidR="00CD60D3">
          <w:rPr>
            <w:noProof/>
            <w:webHidden/>
          </w:rPr>
          <w:instrText xml:space="preserve"> PAGEREF _Toc397181795 \h </w:instrText>
        </w:r>
        <w:r>
          <w:rPr>
            <w:noProof/>
            <w:webHidden/>
          </w:rPr>
        </w:r>
        <w:r>
          <w:rPr>
            <w:noProof/>
            <w:webHidden/>
          </w:rPr>
          <w:fldChar w:fldCharType="separate"/>
        </w:r>
        <w:r w:rsidR="00CD60D3">
          <w:rPr>
            <w:noProof/>
            <w:webHidden/>
          </w:rPr>
          <w:t>4</w:t>
        </w:r>
        <w:r>
          <w:rPr>
            <w:noProof/>
            <w:webHidden/>
          </w:rPr>
          <w:fldChar w:fldCharType="end"/>
        </w:r>
      </w:hyperlink>
    </w:p>
    <w:p w:rsidR="00CD60D3" w:rsidRDefault="00A130F1" w:rsidP="00CD60D3">
      <w:pPr>
        <w:pStyle w:val="23"/>
        <w:tabs>
          <w:tab w:val="right" w:leader="dot" w:pos="9247"/>
        </w:tabs>
        <w:ind w:left="630"/>
        <w:rPr>
          <w:rFonts w:asciiTheme="minorHAnsi" w:eastAsiaTheme="minorEastAsia" w:hAnsiTheme="minorHAnsi" w:cstheme="minorBidi"/>
          <w:sz w:val="21"/>
          <w:szCs w:val="22"/>
        </w:rPr>
      </w:pPr>
      <w:hyperlink w:anchor="_Toc397181796" w:history="1">
        <w:r w:rsidR="00CD60D3" w:rsidRPr="00705027">
          <w:rPr>
            <w:rStyle w:val="af9"/>
            <w:snapToGrid w:val="0"/>
          </w:rPr>
          <w:t>1.1</w:t>
        </w:r>
        <w:r w:rsidR="00CD60D3" w:rsidRPr="00705027">
          <w:rPr>
            <w:rStyle w:val="af9"/>
            <w:rFonts w:hint="eastAsia"/>
          </w:rPr>
          <w:t xml:space="preserve"> </w:t>
        </w:r>
        <w:r w:rsidR="00CD60D3" w:rsidRPr="00705027">
          <w:rPr>
            <w:rStyle w:val="af9"/>
            <w:rFonts w:hint="eastAsia"/>
          </w:rPr>
          <w:t>软件要求</w:t>
        </w:r>
        <w:r w:rsidR="00CD60D3">
          <w:rPr>
            <w:webHidden/>
          </w:rPr>
          <w:tab/>
        </w:r>
        <w:r>
          <w:rPr>
            <w:webHidden/>
          </w:rPr>
          <w:fldChar w:fldCharType="begin"/>
        </w:r>
        <w:r w:rsidR="00CD60D3">
          <w:rPr>
            <w:webHidden/>
          </w:rPr>
          <w:instrText xml:space="preserve"> PAGEREF _Toc397181796 \h </w:instrText>
        </w:r>
        <w:r>
          <w:rPr>
            <w:webHidden/>
          </w:rPr>
        </w:r>
        <w:r>
          <w:rPr>
            <w:webHidden/>
          </w:rPr>
          <w:fldChar w:fldCharType="separate"/>
        </w:r>
        <w:r w:rsidR="00CD60D3">
          <w:rPr>
            <w:webHidden/>
          </w:rPr>
          <w:t>4</w:t>
        </w:r>
        <w:r>
          <w:rPr>
            <w:webHidden/>
          </w:rPr>
          <w:fldChar w:fldCharType="end"/>
        </w:r>
      </w:hyperlink>
    </w:p>
    <w:p w:rsidR="00CD60D3" w:rsidRDefault="00A130F1" w:rsidP="00CD60D3">
      <w:pPr>
        <w:pStyle w:val="23"/>
        <w:tabs>
          <w:tab w:val="right" w:leader="dot" w:pos="9247"/>
        </w:tabs>
        <w:ind w:left="630"/>
        <w:rPr>
          <w:rFonts w:asciiTheme="minorHAnsi" w:eastAsiaTheme="minorEastAsia" w:hAnsiTheme="minorHAnsi" w:cstheme="minorBidi"/>
          <w:sz w:val="21"/>
          <w:szCs w:val="22"/>
        </w:rPr>
      </w:pPr>
      <w:hyperlink w:anchor="_Toc397181797" w:history="1">
        <w:r w:rsidR="00CD60D3" w:rsidRPr="00705027">
          <w:rPr>
            <w:rStyle w:val="af9"/>
            <w:snapToGrid w:val="0"/>
          </w:rPr>
          <w:t>1.2</w:t>
        </w:r>
        <w:r w:rsidR="00CD60D3" w:rsidRPr="00705027">
          <w:rPr>
            <w:rStyle w:val="af9"/>
            <w:rFonts w:hint="eastAsia"/>
          </w:rPr>
          <w:t xml:space="preserve"> </w:t>
        </w:r>
        <w:r w:rsidR="00CD60D3" w:rsidRPr="00705027">
          <w:rPr>
            <w:rStyle w:val="af9"/>
            <w:rFonts w:hint="eastAsia"/>
          </w:rPr>
          <w:t>范围</w:t>
        </w:r>
        <w:r w:rsidR="00CD60D3">
          <w:rPr>
            <w:webHidden/>
          </w:rPr>
          <w:tab/>
        </w:r>
        <w:r>
          <w:rPr>
            <w:webHidden/>
          </w:rPr>
          <w:fldChar w:fldCharType="begin"/>
        </w:r>
        <w:r w:rsidR="00CD60D3">
          <w:rPr>
            <w:webHidden/>
          </w:rPr>
          <w:instrText xml:space="preserve"> PAGEREF _Toc397181797 \h </w:instrText>
        </w:r>
        <w:r>
          <w:rPr>
            <w:webHidden/>
          </w:rPr>
        </w:r>
        <w:r>
          <w:rPr>
            <w:webHidden/>
          </w:rPr>
          <w:fldChar w:fldCharType="separate"/>
        </w:r>
        <w:r w:rsidR="00CD60D3">
          <w:rPr>
            <w:webHidden/>
          </w:rPr>
          <w:t>4</w:t>
        </w:r>
        <w:r>
          <w:rPr>
            <w:webHidden/>
          </w:rPr>
          <w:fldChar w:fldCharType="end"/>
        </w:r>
      </w:hyperlink>
    </w:p>
    <w:p w:rsidR="00CD60D3" w:rsidRDefault="00A130F1" w:rsidP="00CD60D3">
      <w:pPr>
        <w:pStyle w:val="23"/>
        <w:tabs>
          <w:tab w:val="right" w:leader="dot" w:pos="9247"/>
        </w:tabs>
        <w:ind w:left="630"/>
        <w:rPr>
          <w:rFonts w:asciiTheme="minorHAnsi" w:eastAsiaTheme="minorEastAsia" w:hAnsiTheme="minorHAnsi" w:cstheme="minorBidi"/>
          <w:sz w:val="21"/>
          <w:szCs w:val="22"/>
        </w:rPr>
      </w:pPr>
      <w:hyperlink w:anchor="_Toc397181798" w:history="1">
        <w:r w:rsidR="00CD60D3" w:rsidRPr="00705027">
          <w:rPr>
            <w:rStyle w:val="af9"/>
            <w:snapToGrid w:val="0"/>
          </w:rPr>
          <w:t>1.3</w:t>
        </w:r>
        <w:r w:rsidR="00CD60D3" w:rsidRPr="00705027">
          <w:rPr>
            <w:rStyle w:val="af9"/>
            <w:rFonts w:hint="eastAsia"/>
          </w:rPr>
          <w:t xml:space="preserve"> </w:t>
        </w:r>
        <w:r w:rsidR="00CD60D3" w:rsidRPr="00705027">
          <w:rPr>
            <w:rStyle w:val="af9"/>
            <w:rFonts w:hint="eastAsia"/>
          </w:rPr>
          <w:t>发布目录结构</w:t>
        </w:r>
        <w:r w:rsidR="00CD60D3">
          <w:rPr>
            <w:webHidden/>
          </w:rPr>
          <w:tab/>
        </w:r>
        <w:r>
          <w:rPr>
            <w:webHidden/>
          </w:rPr>
          <w:fldChar w:fldCharType="begin"/>
        </w:r>
        <w:r w:rsidR="00CD60D3">
          <w:rPr>
            <w:webHidden/>
          </w:rPr>
          <w:instrText xml:space="preserve"> PAGEREF _Toc397181798 \h </w:instrText>
        </w:r>
        <w:r>
          <w:rPr>
            <w:webHidden/>
          </w:rPr>
        </w:r>
        <w:r>
          <w:rPr>
            <w:webHidden/>
          </w:rPr>
          <w:fldChar w:fldCharType="separate"/>
        </w:r>
        <w:r w:rsidR="00CD60D3">
          <w:rPr>
            <w:webHidden/>
          </w:rPr>
          <w:t>5</w:t>
        </w:r>
        <w:r>
          <w:rPr>
            <w:webHidden/>
          </w:rPr>
          <w:fldChar w:fldCharType="end"/>
        </w:r>
      </w:hyperlink>
    </w:p>
    <w:p w:rsidR="00CD60D3" w:rsidRDefault="00A130F1">
      <w:pPr>
        <w:pStyle w:val="10"/>
        <w:tabs>
          <w:tab w:val="right" w:leader="dot" w:pos="9247"/>
        </w:tabs>
        <w:rPr>
          <w:rFonts w:asciiTheme="minorHAnsi" w:eastAsiaTheme="minorEastAsia" w:hAnsiTheme="minorHAnsi" w:cstheme="minorBidi"/>
          <w:b w:val="0"/>
          <w:bCs w:val="0"/>
          <w:noProof/>
          <w:sz w:val="21"/>
          <w:szCs w:val="22"/>
        </w:rPr>
      </w:pPr>
      <w:hyperlink w:anchor="_Toc397181799" w:history="1">
        <w:r w:rsidR="00CD60D3" w:rsidRPr="00705027">
          <w:rPr>
            <w:rStyle w:val="af9"/>
            <w:noProof/>
          </w:rPr>
          <w:t>2</w:t>
        </w:r>
        <w:r w:rsidR="00CD60D3" w:rsidRPr="00705027">
          <w:rPr>
            <w:rStyle w:val="af9"/>
            <w:rFonts w:hint="eastAsia"/>
            <w:noProof/>
          </w:rPr>
          <w:t xml:space="preserve"> </w:t>
        </w:r>
        <w:r w:rsidR="00CD60D3" w:rsidRPr="00705027">
          <w:rPr>
            <w:rStyle w:val="af9"/>
            <w:rFonts w:hint="eastAsia"/>
            <w:noProof/>
          </w:rPr>
          <w:t>安装向导</w:t>
        </w:r>
        <w:r w:rsidR="00CD60D3">
          <w:rPr>
            <w:noProof/>
            <w:webHidden/>
          </w:rPr>
          <w:tab/>
        </w:r>
        <w:r>
          <w:rPr>
            <w:noProof/>
            <w:webHidden/>
          </w:rPr>
          <w:fldChar w:fldCharType="begin"/>
        </w:r>
        <w:r w:rsidR="00CD60D3">
          <w:rPr>
            <w:noProof/>
            <w:webHidden/>
          </w:rPr>
          <w:instrText xml:space="preserve"> PAGEREF _Toc397181799 \h </w:instrText>
        </w:r>
        <w:r>
          <w:rPr>
            <w:noProof/>
            <w:webHidden/>
          </w:rPr>
        </w:r>
        <w:r>
          <w:rPr>
            <w:noProof/>
            <w:webHidden/>
          </w:rPr>
          <w:fldChar w:fldCharType="separate"/>
        </w:r>
        <w:r w:rsidR="00CD60D3">
          <w:rPr>
            <w:noProof/>
            <w:webHidden/>
          </w:rPr>
          <w:t>6</w:t>
        </w:r>
        <w:r>
          <w:rPr>
            <w:noProof/>
            <w:webHidden/>
          </w:rPr>
          <w:fldChar w:fldCharType="end"/>
        </w:r>
      </w:hyperlink>
    </w:p>
    <w:p w:rsidR="00CD60D3" w:rsidRDefault="00A130F1" w:rsidP="00CD60D3">
      <w:pPr>
        <w:pStyle w:val="23"/>
        <w:tabs>
          <w:tab w:val="right" w:leader="dot" w:pos="9247"/>
        </w:tabs>
        <w:ind w:left="630"/>
        <w:rPr>
          <w:rFonts w:asciiTheme="minorHAnsi" w:eastAsiaTheme="minorEastAsia" w:hAnsiTheme="minorHAnsi" w:cstheme="minorBidi"/>
          <w:sz w:val="21"/>
          <w:szCs w:val="22"/>
        </w:rPr>
      </w:pPr>
      <w:hyperlink w:anchor="_Toc397181800" w:history="1">
        <w:r w:rsidR="00CD60D3" w:rsidRPr="00705027">
          <w:rPr>
            <w:rStyle w:val="af9"/>
            <w:snapToGrid w:val="0"/>
          </w:rPr>
          <w:t>2.1</w:t>
        </w:r>
        <w:r w:rsidR="00CD60D3" w:rsidRPr="00705027">
          <w:rPr>
            <w:rStyle w:val="af9"/>
          </w:rPr>
          <w:t xml:space="preserve"> Eclipse</w:t>
        </w:r>
        <w:r w:rsidR="00CD60D3" w:rsidRPr="00705027">
          <w:rPr>
            <w:rStyle w:val="af9"/>
            <w:rFonts w:ascii="宋体" w:hAnsi="宋体" w:hint="eastAsia"/>
          </w:rPr>
          <w:t>安装要求</w:t>
        </w:r>
        <w:r w:rsidR="00CD60D3">
          <w:rPr>
            <w:webHidden/>
          </w:rPr>
          <w:tab/>
        </w:r>
        <w:r>
          <w:rPr>
            <w:webHidden/>
          </w:rPr>
          <w:fldChar w:fldCharType="begin"/>
        </w:r>
        <w:r w:rsidR="00CD60D3">
          <w:rPr>
            <w:webHidden/>
          </w:rPr>
          <w:instrText xml:space="preserve"> PAGEREF _Toc397181800 \h </w:instrText>
        </w:r>
        <w:r>
          <w:rPr>
            <w:webHidden/>
          </w:rPr>
        </w:r>
        <w:r>
          <w:rPr>
            <w:webHidden/>
          </w:rPr>
          <w:fldChar w:fldCharType="separate"/>
        </w:r>
        <w:r w:rsidR="00CD60D3">
          <w:rPr>
            <w:webHidden/>
          </w:rPr>
          <w:t>6</w:t>
        </w:r>
        <w:r>
          <w:rPr>
            <w:webHidden/>
          </w:rPr>
          <w:fldChar w:fldCharType="end"/>
        </w:r>
      </w:hyperlink>
    </w:p>
    <w:p w:rsidR="00CD60D3" w:rsidRDefault="00A130F1" w:rsidP="00CD60D3">
      <w:pPr>
        <w:pStyle w:val="23"/>
        <w:tabs>
          <w:tab w:val="right" w:leader="dot" w:pos="9247"/>
        </w:tabs>
        <w:ind w:left="630"/>
        <w:rPr>
          <w:rFonts w:asciiTheme="minorHAnsi" w:eastAsiaTheme="minorEastAsia" w:hAnsiTheme="minorHAnsi" w:cstheme="minorBidi"/>
          <w:sz w:val="21"/>
          <w:szCs w:val="22"/>
        </w:rPr>
      </w:pPr>
      <w:hyperlink w:anchor="_Toc397181801" w:history="1">
        <w:r w:rsidR="00CD60D3" w:rsidRPr="00705027">
          <w:rPr>
            <w:rStyle w:val="af9"/>
            <w:snapToGrid w:val="0"/>
          </w:rPr>
          <w:t>2.2</w:t>
        </w:r>
        <w:r w:rsidR="00CD60D3" w:rsidRPr="00705027">
          <w:rPr>
            <w:rStyle w:val="af9"/>
            <w:rFonts w:hint="eastAsia"/>
          </w:rPr>
          <w:t xml:space="preserve"> </w:t>
        </w:r>
        <w:r w:rsidR="00CD60D3" w:rsidRPr="00705027">
          <w:rPr>
            <w:rStyle w:val="af9"/>
            <w:rFonts w:hint="eastAsia"/>
          </w:rPr>
          <w:t>安装</w:t>
        </w:r>
        <w:r w:rsidR="00CD60D3" w:rsidRPr="00705027">
          <w:rPr>
            <w:rStyle w:val="af9"/>
          </w:rPr>
          <w:t>OPSDEV for Java</w:t>
        </w:r>
        <w:r w:rsidR="00CD60D3">
          <w:rPr>
            <w:webHidden/>
          </w:rPr>
          <w:tab/>
        </w:r>
        <w:r>
          <w:rPr>
            <w:webHidden/>
          </w:rPr>
          <w:fldChar w:fldCharType="begin"/>
        </w:r>
        <w:r w:rsidR="00CD60D3">
          <w:rPr>
            <w:webHidden/>
          </w:rPr>
          <w:instrText xml:space="preserve"> PAGEREF _Toc397181801 \h </w:instrText>
        </w:r>
        <w:r>
          <w:rPr>
            <w:webHidden/>
          </w:rPr>
        </w:r>
        <w:r>
          <w:rPr>
            <w:webHidden/>
          </w:rPr>
          <w:fldChar w:fldCharType="separate"/>
        </w:r>
        <w:r w:rsidR="00CD60D3">
          <w:rPr>
            <w:webHidden/>
          </w:rPr>
          <w:t>6</w:t>
        </w:r>
        <w:r>
          <w:rPr>
            <w:webHidden/>
          </w:rPr>
          <w:fldChar w:fldCharType="end"/>
        </w:r>
      </w:hyperlink>
    </w:p>
    <w:p w:rsidR="00CD60D3" w:rsidRDefault="00A130F1" w:rsidP="00CD60D3">
      <w:pPr>
        <w:pStyle w:val="23"/>
        <w:tabs>
          <w:tab w:val="right" w:leader="dot" w:pos="9247"/>
        </w:tabs>
        <w:ind w:left="630"/>
        <w:rPr>
          <w:rFonts w:asciiTheme="minorHAnsi" w:eastAsiaTheme="minorEastAsia" w:hAnsiTheme="minorHAnsi" w:cstheme="minorBidi"/>
          <w:sz w:val="21"/>
          <w:szCs w:val="22"/>
        </w:rPr>
      </w:pPr>
      <w:hyperlink w:anchor="_Toc397181802" w:history="1">
        <w:r w:rsidR="00CD60D3" w:rsidRPr="00705027">
          <w:rPr>
            <w:rStyle w:val="af9"/>
            <w:snapToGrid w:val="0"/>
          </w:rPr>
          <w:t>2.3</w:t>
        </w:r>
        <w:r w:rsidR="00CD60D3" w:rsidRPr="00705027">
          <w:rPr>
            <w:rStyle w:val="af9"/>
            <w:rFonts w:hint="eastAsia"/>
          </w:rPr>
          <w:t xml:space="preserve"> </w:t>
        </w:r>
        <w:r w:rsidR="00CD60D3" w:rsidRPr="00705027">
          <w:rPr>
            <w:rStyle w:val="af9"/>
            <w:rFonts w:hint="eastAsia"/>
          </w:rPr>
          <w:t>安装</w:t>
        </w:r>
        <w:r w:rsidR="00CD60D3" w:rsidRPr="00705027">
          <w:rPr>
            <w:rStyle w:val="af9"/>
          </w:rPr>
          <w:t>OPSDEV-Java</w:t>
        </w:r>
        <w:r w:rsidR="00CD60D3">
          <w:rPr>
            <w:webHidden/>
          </w:rPr>
          <w:tab/>
        </w:r>
        <w:r>
          <w:rPr>
            <w:webHidden/>
          </w:rPr>
          <w:fldChar w:fldCharType="begin"/>
        </w:r>
        <w:r w:rsidR="00CD60D3">
          <w:rPr>
            <w:webHidden/>
          </w:rPr>
          <w:instrText xml:space="preserve"> PAGEREF _Toc397181802 \h </w:instrText>
        </w:r>
        <w:r>
          <w:rPr>
            <w:webHidden/>
          </w:rPr>
        </w:r>
        <w:r>
          <w:rPr>
            <w:webHidden/>
          </w:rPr>
          <w:fldChar w:fldCharType="separate"/>
        </w:r>
        <w:r w:rsidR="00CD60D3">
          <w:rPr>
            <w:webHidden/>
          </w:rPr>
          <w:t>12</w:t>
        </w:r>
        <w:r>
          <w:rPr>
            <w:webHidden/>
          </w:rPr>
          <w:fldChar w:fldCharType="end"/>
        </w:r>
      </w:hyperlink>
    </w:p>
    <w:p w:rsidR="00CD60D3" w:rsidRDefault="00A130F1">
      <w:pPr>
        <w:pStyle w:val="10"/>
        <w:tabs>
          <w:tab w:val="right" w:leader="dot" w:pos="9247"/>
        </w:tabs>
        <w:rPr>
          <w:rFonts w:asciiTheme="minorHAnsi" w:eastAsiaTheme="minorEastAsia" w:hAnsiTheme="minorHAnsi" w:cstheme="minorBidi"/>
          <w:b w:val="0"/>
          <w:bCs w:val="0"/>
          <w:noProof/>
          <w:sz w:val="21"/>
          <w:szCs w:val="22"/>
        </w:rPr>
      </w:pPr>
      <w:hyperlink w:anchor="_Toc397181803" w:history="1">
        <w:r w:rsidR="00CD60D3" w:rsidRPr="00705027">
          <w:rPr>
            <w:rStyle w:val="af9"/>
            <w:noProof/>
          </w:rPr>
          <w:t>3</w:t>
        </w:r>
        <w:r w:rsidR="00CD60D3" w:rsidRPr="00705027">
          <w:rPr>
            <w:rStyle w:val="af9"/>
            <w:rFonts w:hint="eastAsia"/>
            <w:noProof/>
          </w:rPr>
          <w:t xml:space="preserve"> </w:t>
        </w:r>
        <w:r w:rsidR="00CD60D3" w:rsidRPr="00705027">
          <w:rPr>
            <w:rStyle w:val="af9"/>
            <w:rFonts w:hint="eastAsia"/>
            <w:noProof/>
          </w:rPr>
          <w:t>使用指南</w:t>
        </w:r>
        <w:r w:rsidR="00CD60D3">
          <w:rPr>
            <w:noProof/>
            <w:webHidden/>
          </w:rPr>
          <w:tab/>
        </w:r>
        <w:r>
          <w:rPr>
            <w:noProof/>
            <w:webHidden/>
          </w:rPr>
          <w:fldChar w:fldCharType="begin"/>
        </w:r>
        <w:r w:rsidR="00CD60D3">
          <w:rPr>
            <w:noProof/>
            <w:webHidden/>
          </w:rPr>
          <w:instrText xml:space="preserve"> PAGEREF _Toc397181803 \h </w:instrText>
        </w:r>
        <w:r>
          <w:rPr>
            <w:noProof/>
            <w:webHidden/>
          </w:rPr>
        </w:r>
        <w:r>
          <w:rPr>
            <w:noProof/>
            <w:webHidden/>
          </w:rPr>
          <w:fldChar w:fldCharType="separate"/>
        </w:r>
        <w:r w:rsidR="00CD60D3">
          <w:rPr>
            <w:noProof/>
            <w:webHidden/>
          </w:rPr>
          <w:t>14</w:t>
        </w:r>
        <w:r>
          <w:rPr>
            <w:noProof/>
            <w:webHidden/>
          </w:rPr>
          <w:fldChar w:fldCharType="end"/>
        </w:r>
      </w:hyperlink>
    </w:p>
    <w:p w:rsidR="00CD60D3" w:rsidRDefault="00A130F1" w:rsidP="00CD60D3">
      <w:pPr>
        <w:pStyle w:val="23"/>
        <w:tabs>
          <w:tab w:val="right" w:leader="dot" w:pos="9247"/>
        </w:tabs>
        <w:ind w:left="630"/>
        <w:rPr>
          <w:rFonts w:asciiTheme="minorHAnsi" w:eastAsiaTheme="minorEastAsia" w:hAnsiTheme="minorHAnsi" w:cstheme="minorBidi"/>
          <w:sz w:val="21"/>
          <w:szCs w:val="22"/>
        </w:rPr>
      </w:pPr>
      <w:hyperlink w:anchor="_Toc397181804" w:history="1">
        <w:r w:rsidR="00CD60D3" w:rsidRPr="00705027">
          <w:rPr>
            <w:rStyle w:val="af9"/>
            <w:snapToGrid w:val="0"/>
          </w:rPr>
          <w:t>3.1</w:t>
        </w:r>
        <w:r w:rsidR="00CD60D3" w:rsidRPr="00705027">
          <w:rPr>
            <w:rStyle w:val="af9"/>
            <w:rFonts w:hAnsi="FrutigerNext LT Regular" w:hint="eastAsia"/>
          </w:rPr>
          <w:t xml:space="preserve"> </w:t>
        </w:r>
        <w:r w:rsidR="00CD60D3" w:rsidRPr="00705027">
          <w:rPr>
            <w:rStyle w:val="af9"/>
            <w:rFonts w:hAnsi="FrutigerNext LT Regular" w:hint="eastAsia"/>
          </w:rPr>
          <w:t>创建</w:t>
        </w:r>
        <w:r w:rsidR="00CD60D3" w:rsidRPr="00705027">
          <w:rPr>
            <w:rStyle w:val="af9"/>
          </w:rPr>
          <w:t>OpsDev-java</w:t>
        </w:r>
        <w:r w:rsidR="00CD60D3" w:rsidRPr="00705027">
          <w:rPr>
            <w:rStyle w:val="af9"/>
            <w:rFonts w:hAnsi="FrutigerNext LT Regular" w:hint="eastAsia"/>
          </w:rPr>
          <w:t>工程</w:t>
        </w:r>
        <w:r w:rsidR="00CD60D3">
          <w:rPr>
            <w:webHidden/>
          </w:rPr>
          <w:tab/>
        </w:r>
        <w:r>
          <w:rPr>
            <w:webHidden/>
          </w:rPr>
          <w:fldChar w:fldCharType="begin"/>
        </w:r>
        <w:r w:rsidR="00CD60D3">
          <w:rPr>
            <w:webHidden/>
          </w:rPr>
          <w:instrText xml:space="preserve"> PAGEREF _Toc397181804 \h </w:instrText>
        </w:r>
        <w:r>
          <w:rPr>
            <w:webHidden/>
          </w:rPr>
        </w:r>
        <w:r>
          <w:rPr>
            <w:webHidden/>
          </w:rPr>
          <w:fldChar w:fldCharType="separate"/>
        </w:r>
        <w:r w:rsidR="00CD60D3">
          <w:rPr>
            <w:webHidden/>
          </w:rPr>
          <w:t>14</w:t>
        </w:r>
        <w:r>
          <w:rPr>
            <w:webHidden/>
          </w:rPr>
          <w:fldChar w:fldCharType="end"/>
        </w:r>
      </w:hyperlink>
    </w:p>
    <w:p w:rsidR="00CD60D3" w:rsidRDefault="00A130F1" w:rsidP="00CD60D3">
      <w:pPr>
        <w:pStyle w:val="23"/>
        <w:tabs>
          <w:tab w:val="right" w:leader="dot" w:pos="9247"/>
        </w:tabs>
        <w:ind w:left="630"/>
        <w:rPr>
          <w:rFonts w:asciiTheme="minorHAnsi" w:eastAsiaTheme="minorEastAsia" w:hAnsiTheme="minorHAnsi" w:cstheme="minorBidi"/>
          <w:sz w:val="21"/>
          <w:szCs w:val="22"/>
        </w:rPr>
      </w:pPr>
      <w:hyperlink w:anchor="_Toc397181805" w:history="1">
        <w:r w:rsidR="00CD60D3" w:rsidRPr="00705027">
          <w:rPr>
            <w:rStyle w:val="af9"/>
            <w:snapToGrid w:val="0"/>
          </w:rPr>
          <w:t>3.2</w:t>
        </w:r>
        <w:r w:rsidR="00CD60D3" w:rsidRPr="00705027">
          <w:rPr>
            <w:rStyle w:val="af9"/>
            <w:rFonts w:ascii="宋体" w:hAnsi="宋体" w:hint="eastAsia"/>
          </w:rPr>
          <w:t xml:space="preserve"> 修改</w:t>
        </w:r>
        <w:r w:rsidR="00CD60D3" w:rsidRPr="00705027">
          <w:rPr>
            <w:rStyle w:val="af9"/>
          </w:rPr>
          <w:t>OpsDev-Java</w:t>
        </w:r>
        <w:r w:rsidR="00CD60D3" w:rsidRPr="00705027">
          <w:rPr>
            <w:rStyle w:val="af9"/>
            <w:rFonts w:ascii="宋体" w:hAnsi="宋体" w:hint="eastAsia"/>
          </w:rPr>
          <w:t>工程属性</w:t>
        </w:r>
        <w:r w:rsidR="00CD60D3">
          <w:rPr>
            <w:webHidden/>
          </w:rPr>
          <w:tab/>
        </w:r>
        <w:r>
          <w:rPr>
            <w:webHidden/>
          </w:rPr>
          <w:fldChar w:fldCharType="begin"/>
        </w:r>
        <w:r w:rsidR="00CD60D3">
          <w:rPr>
            <w:webHidden/>
          </w:rPr>
          <w:instrText xml:space="preserve"> PAGEREF _Toc397181805 \h </w:instrText>
        </w:r>
        <w:r>
          <w:rPr>
            <w:webHidden/>
          </w:rPr>
        </w:r>
        <w:r>
          <w:rPr>
            <w:webHidden/>
          </w:rPr>
          <w:fldChar w:fldCharType="separate"/>
        </w:r>
        <w:r w:rsidR="00CD60D3">
          <w:rPr>
            <w:webHidden/>
          </w:rPr>
          <w:t>20</w:t>
        </w:r>
        <w:r>
          <w:rPr>
            <w:webHidden/>
          </w:rPr>
          <w:fldChar w:fldCharType="end"/>
        </w:r>
      </w:hyperlink>
    </w:p>
    <w:p w:rsidR="00CD60D3" w:rsidRDefault="00A130F1" w:rsidP="00CD60D3">
      <w:pPr>
        <w:pStyle w:val="23"/>
        <w:tabs>
          <w:tab w:val="right" w:leader="dot" w:pos="9247"/>
        </w:tabs>
        <w:ind w:left="630"/>
        <w:rPr>
          <w:rFonts w:asciiTheme="minorHAnsi" w:eastAsiaTheme="minorEastAsia" w:hAnsiTheme="minorHAnsi" w:cstheme="minorBidi"/>
          <w:sz w:val="21"/>
          <w:szCs w:val="22"/>
        </w:rPr>
      </w:pPr>
      <w:hyperlink w:anchor="_Toc397181806" w:history="1">
        <w:r w:rsidR="00CD60D3" w:rsidRPr="00705027">
          <w:rPr>
            <w:rStyle w:val="af9"/>
            <w:snapToGrid w:val="0"/>
          </w:rPr>
          <w:t>3.3</w:t>
        </w:r>
        <w:r w:rsidR="00CD60D3" w:rsidRPr="00705027">
          <w:rPr>
            <w:rStyle w:val="af9"/>
            <w:rFonts w:asciiTheme="minorEastAsia" w:hAnsiTheme="minorEastAsia" w:hint="eastAsia"/>
          </w:rPr>
          <w:t xml:space="preserve"> 操作</w:t>
        </w:r>
        <w:r w:rsidR="00CD60D3" w:rsidRPr="00705027">
          <w:rPr>
            <w:rStyle w:val="af9"/>
          </w:rPr>
          <w:t>OpsDev-Java Restful Api</w:t>
        </w:r>
        <w:r w:rsidR="00CD60D3">
          <w:rPr>
            <w:webHidden/>
          </w:rPr>
          <w:tab/>
        </w:r>
        <w:r>
          <w:rPr>
            <w:webHidden/>
          </w:rPr>
          <w:fldChar w:fldCharType="begin"/>
        </w:r>
        <w:r w:rsidR="00CD60D3">
          <w:rPr>
            <w:webHidden/>
          </w:rPr>
          <w:instrText xml:space="preserve"> PAGEREF _Toc397181806 \h </w:instrText>
        </w:r>
        <w:r>
          <w:rPr>
            <w:webHidden/>
          </w:rPr>
        </w:r>
        <w:r>
          <w:rPr>
            <w:webHidden/>
          </w:rPr>
          <w:fldChar w:fldCharType="separate"/>
        </w:r>
        <w:r w:rsidR="00CD60D3">
          <w:rPr>
            <w:webHidden/>
          </w:rPr>
          <w:t>22</w:t>
        </w:r>
        <w:r>
          <w:rPr>
            <w:webHidden/>
          </w:rPr>
          <w:fldChar w:fldCharType="end"/>
        </w:r>
      </w:hyperlink>
    </w:p>
    <w:p w:rsidR="00CD60D3" w:rsidRDefault="00A130F1" w:rsidP="00CD60D3">
      <w:pPr>
        <w:pStyle w:val="23"/>
        <w:tabs>
          <w:tab w:val="right" w:leader="dot" w:pos="9247"/>
        </w:tabs>
        <w:ind w:left="630"/>
        <w:rPr>
          <w:rFonts w:asciiTheme="minorHAnsi" w:eastAsiaTheme="minorEastAsia" w:hAnsiTheme="minorHAnsi" w:cstheme="minorBidi"/>
          <w:sz w:val="21"/>
          <w:szCs w:val="22"/>
        </w:rPr>
      </w:pPr>
      <w:hyperlink w:anchor="_Toc397181807" w:history="1">
        <w:r w:rsidR="00CD60D3" w:rsidRPr="00705027">
          <w:rPr>
            <w:rStyle w:val="af9"/>
            <w:snapToGrid w:val="0"/>
          </w:rPr>
          <w:t>3.4</w:t>
        </w:r>
        <w:r w:rsidR="00CD60D3" w:rsidRPr="00705027">
          <w:rPr>
            <w:rStyle w:val="af9"/>
            <w:rFonts w:hint="eastAsia"/>
          </w:rPr>
          <w:t xml:space="preserve"> </w:t>
        </w:r>
        <w:r w:rsidR="00CD60D3" w:rsidRPr="00705027">
          <w:rPr>
            <w:rStyle w:val="af9"/>
            <w:rFonts w:hint="eastAsia"/>
          </w:rPr>
          <w:t>在代码中进行动态生成</w:t>
        </w:r>
        <w:r w:rsidR="00CD60D3" w:rsidRPr="00705027">
          <w:rPr>
            <w:rStyle w:val="af9"/>
          </w:rPr>
          <w:t>body</w:t>
        </w:r>
        <w:r w:rsidR="00CD60D3" w:rsidRPr="00705027">
          <w:rPr>
            <w:rStyle w:val="af9"/>
            <w:rFonts w:hint="eastAsia"/>
          </w:rPr>
          <w:t>（</w:t>
        </w:r>
        <w:r w:rsidR="00CD60D3" w:rsidRPr="00705027">
          <w:rPr>
            <w:rStyle w:val="af9"/>
          </w:rPr>
          <w:t>add post body</w:t>
        </w:r>
        <w:r w:rsidR="00CD60D3" w:rsidRPr="00705027">
          <w:rPr>
            <w:rStyle w:val="af9"/>
            <w:rFonts w:hint="eastAsia"/>
          </w:rPr>
          <w:t>）操作</w:t>
        </w:r>
        <w:r w:rsidR="00CD60D3">
          <w:rPr>
            <w:webHidden/>
          </w:rPr>
          <w:tab/>
        </w:r>
        <w:r>
          <w:rPr>
            <w:webHidden/>
          </w:rPr>
          <w:fldChar w:fldCharType="begin"/>
        </w:r>
        <w:r w:rsidR="00CD60D3">
          <w:rPr>
            <w:webHidden/>
          </w:rPr>
          <w:instrText xml:space="preserve"> PAGEREF _Toc397181807 \h </w:instrText>
        </w:r>
        <w:r>
          <w:rPr>
            <w:webHidden/>
          </w:rPr>
        </w:r>
        <w:r>
          <w:rPr>
            <w:webHidden/>
          </w:rPr>
          <w:fldChar w:fldCharType="separate"/>
        </w:r>
        <w:r w:rsidR="00CD60D3">
          <w:rPr>
            <w:webHidden/>
          </w:rPr>
          <w:t>26</w:t>
        </w:r>
        <w:r>
          <w:rPr>
            <w:webHidden/>
          </w:rPr>
          <w:fldChar w:fldCharType="end"/>
        </w:r>
      </w:hyperlink>
    </w:p>
    <w:p w:rsidR="00CD60D3" w:rsidRDefault="00A130F1" w:rsidP="00CD60D3">
      <w:pPr>
        <w:pStyle w:val="23"/>
        <w:tabs>
          <w:tab w:val="right" w:leader="dot" w:pos="9247"/>
        </w:tabs>
        <w:ind w:left="630"/>
        <w:rPr>
          <w:rFonts w:asciiTheme="minorHAnsi" w:eastAsiaTheme="minorEastAsia" w:hAnsiTheme="minorHAnsi" w:cstheme="minorBidi"/>
          <w:sz w:val="21"/>
          <w:szCs w:val="22"/>
        </w:rPr>
      </w:pPr>
      <w:hyperlink w:anchor="_Toc397181808" w:history="1">
        <w:r w:rsidR="00CD60D3" w:rsidRPr="00705027">
          <w:rPr>
            <w:rStyle w:val="af9"/>
            <w:snapToGrid w:val="0"/>
          </w:rPr>
          <w:t>3.5</w:t>
        </w:r>
        <w:r w:rsidR="00CD60D3" w:rsidRPr="00705027">
          <w:rPr>
            <w:rStyle w:val="af9"/>
            <w:rFonts w:hint="eastAsia"/>
          </w:rPr>
          <w:t xml:space="preserve"> </w:t>
        </w:r>
        <w:r w:rsidR="00CD60D3" w:rsidRPr="00705027">
          <w:rPr>
            <w:rStyle w:val="af9"/>
            <w:rFonts w:hint="eastAsia"/>
          </w:rPr>
          <w:t>网络监视器</w:t>
        </w:r>
        <w:r w:rsidR="00CD60D3">
          <w:rPr>
            <w:webHidden/>
          </w:rPr>
          <w:tab/>
        </w:r>
        <w:r>
          <w:rPr>
            <w:webHidden/>
          </w:rPr>
          <w:fldChar w:fldCharType="begin"/>
        </w:r>
        <w:r w:rsidR="00CD60D3">
          <w:rPr>
            <w:webHidden/>
          </w:rPr>
          <w:instrText xml:space="preserve"> PAGEREF _Toc397181808 \h </w:instrText>
        </w:r>
        <w:r>
          <w:rPr>
            <w:webHidden/>
          </w:rPr>
        </w:r>
        <w:r>
          <w:rPr>
            <w:webHidden/>
          </w:rPr>
          <w:fldChar w:fldCharType="separate"/>
        </w:r>
        <w:r w:rsidR="00CD60D3">
          <w:rPr>
            <w:webHidden/>
          </w:rPr>
          <w:t>33</w:t>
        </w:r>
        <w:r>
          <w:rPr>
            <w:webHidden/>
          </w:rPr>
          <w:fldChar w:fldCharType="end"/>
        </w:r>
      </w:hyperlink>
    </w:p>
    <w:p w:rsidR="00CD60D3" w:rsidRDefault="00A130F1" w:rsidP="00CD60D3">
      <w:pPr>
        <w:pStyle w:val="23"/>
        <w:tabs>
          <w:tab w:val="right" w:leader="dot" w:pos="9247"/>
        </w:tabs>
        <w:ind w:left="630"/>
        <w:rPr>
          <w:rFonts w:asciiTheme="minorHAnsi" w:eastAsiaTheme="minorEastAsia" w:hAnsiTheme="minorHAnsi" w:cstheme="minorBidi"/>
          <w:sz w:val="21"/>
          <w:szCs w:val="22"/>
        </w:rPr>
      </w:pPr>
      <w:hyperlink w:anchor="_Toc397181809" w:history="1">
        <w:r w:rsidR="00CD60D3" w:rsidRPr="00705027">
          <w:rPr>
            <w:rStyle w:val="af9"/>
            <w:snapToGrid w:val="0"/>
          </w:rPr>
          <w:t>3.6</w:t>
        </w:r>
        <w:r w:rsidR="00CD60D3" w:rsidRPr="00705027">
          <w:rPr>
            <w:rStyle w:val="af9"/>
            <w:rFonts w:hint="eastAsia"/>
          </w:rPr>
          <w:t xml:space="preserve"> </w:t>
        </w:r>
        <w:r w:rsidR="00CD60D3" w:rsidRPr="00705027">
          <w:rPr>
            <w:rStyle w:val="af9"/>
            <w:rFonts w:hint="eastAsia"/>
          </w:rPr>
          <w:t>数据源管理</w:t>
        </w:r>
        <w:r w:rsidR="00CD60D3">
          <w:rPr>
            <w:webHidden/>
          </w:rPr>
          <w:tab/>
        </w:r>
        <w:r>
          <w:rPr>
            <w:webHidden/>
          </w:rPr>
          <w:fldChar w:fldCharType="begin"/>
        </w:r>
        <w:r w:rsidR="00CD60D3">
          <w:rPr>
            <w:webHidden/>
          </w:rPr>
          <w:instrText xml:space="preserve"> PAGEREF _Toc397181809 \h </w:instrText>
        </w:r>
        <w:r>
          <w:rPr>
            <w:webHidden/>
          </w:rPr>
        </w:r>
        <w:r>
          <w:rPr>
            <w:webHidden/>
          </w:rPr>
          <w:fldChar w:fldCharType="separate"/>
        </w:r>
        <w:r w:rsidR="00CD60D3">
          <w:rPr>
            <w:webHidden/>
          </w:rPr>
          <w:t>38</w:t>
        </w:r>
        <w:r>
          <w:rPr>
            <w:webHidden/>
          </w:rPr>
          <w:fldChar w:fldCharType="end"/>
        </w:r>
      </w:hyperlink>
    </w:p>
    <w:p w:rsidR="00790B4F" w:rsidRDefault="00A130F1" w:rsidP="00790B4F">
      <w:r>
        <w:fldChar w:fldCharType="end"/>
      </w:r>
    </w:p>
    <w:p w:rsidR="00790B4F" w:rsidRDefault="00790B4F" w:rsidP="00790B4F"/>
    <w:p w:rsidR="00790B4F" w:rsidRDefault="00790B4F" w:rsidP="00790B4F"/>
    <w:p w:rsidR="00790B4F" w:rsidRDefault="00790B4F" w:rsidP="00790B4F"/>
    <w:p w:rsidR="00790B4F" w:rsidRDefault="00790B4F" w:rsidP="00790B4F"/>
    <w:p w:rsidR="00790B4F" w:rsidRDefault="00790B4F" w:rsidP="00790B4F"/>
    <w:p w:rsidR="00790B4F" w:rsidRDefault="00790B4F" w:rsidP="00790B4F"/>
    <w:p w:rsidR="00790B4F" w:rsidRDefault="00790B4F" w:rsidP="00790B4F"/>
    <w:p w:rsidR="00790B4F" w:rsidRDefault="00790B4F" w:rsidP="00790B4F"/>
    <w:p w:rsidR="00790B4F" w:rsidRDefault="00790B4F" w:rsidP="00790B4F"/>
    <w:p w:rsidR="00790B4F" w:rsidRDefault="00790B4F" w:rsidP="00790B4F">
      <w:r>
        <w:br w:type="page"/>
      </w:r>
    </w:p>
    <w:p w:rsidR="00790B4F" w:rsidRDefault="00790B4F" w:rsidP="00790B4F">
      <w:pPr>
        <w:pStyle w:val="1"/>
        <w:keepLines/>
        <w:widowControl w:val="0"/>
        <w:spacing w:before="340" w:after="330" w:line="578" w:lineRule="auto"/>
        <w:jc w:val="left"/>
      </w:pPr>
      <w:bookmarkStart w:id="1" w:name="_Toc255050264"/>
      <w:bookmarkStart w:id="2" w:name="_Toc363571860"/>
      <w:bookmarkStart w:id="3" w:name="_Toc363572226"/>
      <w:bookmarkStart w:id="4" w:name="_Toc397181795"/>
      <w:r w:rsidRPr="008E5601">
        <w:rPr>
          <w:rFonts w:hint="eastAsia"/>
        </w:rPr>
        <w:lastRenderedPageBreak/>
        <w:t>总体说明</w:t>
      </w:r>
      <w:bookmarkEnd w:id="1"/>
      <w:bookmarkEnd w:id="2"/>
      <w:bookmarkEnd w:id="3"/>
      <w:bookmarkEnd w:id="4"/>
    </w:p>
    <w:p w:rsidR="00790B4F" w:rsidRPr="00FC7FD0" w:rsidRDefault="00790B4F" w:rsidP="00F44824">
      <w:pPr>
        <w:pStyle w:val="21"/>
      </w:pPr>
      <w:bookmarkStart w:id="5" w:name="_Toc255050265"/>
      <w:bookmarkStart w:id="6" w:name="_Toc397181796"/>
      <w:r w:rsidRPr="00FC7FD0">
        <w:rPr>
          <w:rFonts w:hint="eastAsia"/>
        </w:rPr>
        <w:t>软件要求</w:t>
      </w:r>
      <w:bookmarkEnd w:id="5"/>
      <w:bookmarkEnd w:id="6"/>
    </w:p>
    <w:tbl>
      <w:tblPr>
        <w:tblpPr w:leftFromText="180" w:rightFromText="180" w:vertAnchor="text" w:horzAnchor="margin" w:tblpXSpec="center" w:tblpY="192"/>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tblPr>
      <w:tblGrid>
        <w:gridCol w:w="2250"/>
        <w:gridCol w:w="5689"/>
      </w:tblGrid>
      <w:tr w:rsidR="00790B4F" w:rsidTr="0046042F">
        <w:trPr>
          <w:cantSplit/>
        </w:trPr>
        <w:tc>
          <w:tcPr>
            <w:tcW w:w="2250"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790B4F" w:rsidRDefault="00790B4F" w:rsidP="0046042F">
            <w:pPr>
              <w:pStyle w:val="TableHeading"/>
            </w:pPr>
            <w:r>
              <w:rPr>
                <w:rFonts w:hint="eastAsia"/>
              </w:rPr>
              <w:t>软件名称</w:t>
            </w:r>
          </w:p>
        </w:tc>
        <w:tc>
          <w:tcPr>
            <w:tcW w:w="568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790B4F" w:rsidRDefault="00790B4F" w:rsidP="0046042F">
            <w:pPr>
              <w:pStyle w:val="TableHeading"/>
            </w:pPr>
            <w:r>
              <w:rPr>
                <w:rFonts w:hint="eastAsia"/>
              </w:rPr>
              <w:t>软件版本</w:t>
            </w:r>
          </w:p>
        </w:tc>
      </w:tr>
      <w:tr w:rsidR="00790B4F" w:rsidTr="0046042F">
        <w:trPr>
          <w:cantSplit/>
        </w:trPr>
        <w:tc>
          <w:tcPr>
            <w:tcW w:w="2250" w:type="dxa"/>
          </w:tcPr>
          <w:p w:rsidR="00790B4F" w:rsidRDefault="00790B4F" w:rsidP="0046042F">
            <w:pPr>
              <w:pStyle w:val="TableText"/>
            </w:pPr>
            <w:r>
              <w:rPr>
                <w:rFonts w:hint="eastAsia"/>
              </w:rPr>
              <w:t>Microsoft Windows</w:t>
            </w:r>
          </w:p>
        </w:tc>
        <w:tc>
          <w:tcPr>
            <w:tcW w:w="5689" w:type="dxa"/>
          </w:tcPr>
          <w:p w:rsidR="00790B4F" w:rsidRDefault="00790B4F" w:rsidP="0046042F">
            <w:pPr>
              <w:pStyle w:val="TableText"/>
            </w:pPr>
            <w:r>
              <w:rPr>
                <w:rFonts w:hint="eastAsia"/>
              </w:rPr>
              <w:t>XP SP2</w:t>
            </w:r>
            <w:r>
              <w:rPr>
                <w:rFonts w:hint="eastAsia"/>
              </w:rPr>
              <w:t>，</w:t>
            </w:r>
            <w:r>
              <w:rPr>
                <w:rFonts w:hint="eastAsia"/>
              </w:rPr>
              <w:t>SER2003</w:t>
            </w:r>
            <w:r>
              <w:rPr>
                <w:rFonts w:hint="eastAsia"/>
              </w:rPr>
              <w:t>及其他兼容</w:t>
            </w:r>
          </w:p>
        </w:tc>
      </w:tr>
      <w:tr w:rsidR="00790B4F" w:rsidRPr="00C465F0" w:rsidTr="0046042F">
        <w:trPr>
          <w:cantSplit/>
        </w:trPr>
        <w:tc>
          <w:tcPr>
            <w:tcW w:w="2250" w:type="dxa"/>
          </w:tcPr>
          <w:p w:rsidR="00790B4F" w:rsidRDefault="00790B4F" w:rsidP="0046042F">
            <w:pPr>
              <w:pStyle w:val="TableText"/>
            </w:pPr>
            <w:r>
              <w:rPr>
                <w:rFonts w:hint="eastAsia"/>
              </w:rPr>
              <w:t>Eclipse</w:t>
            </w:r>
          </w:p>
        </w:tc>
        <w:tc>
          <w:tcPr>
            <w:tcW w:w="5689" w:type="dxa"/>
          </w:tcPr>
          <w:p w:rsidR="00790B4F" w:rsidRPr="00C54C9B" w:rsidRDefault="00790B4F" w:rsidP="0046042F">
            <w:pPr>
              <w:pStyle w:val="TableText"/>
            </w:pPr>
            <w:r>
              <w:t>E</w:t>
            </w:r>
            <w:r>
              <w:rPr>
                <w:rFonts w:hint="eastAsia"/>
              </w:rPr>
              <w:t>clipse-sdk-3.7.1</w:t>
            </w:r>
            <w:r>
              <w:rPr>
                <w:rFonts w:hint="eastAsia"/>
              </w:rPr>
              <w:t>版本</w:t>
            </w:r>
          </w:p>
        </w:tc>
      </w:tr>
      <w:tr w:rsidR="00790B4F" w:rsidRPr="00C465F0" w:rsidTr="0046042F">
        <w:trPr>
          <w:cantSplit/>
        </w:trPr>
        <w:tc>
          <w:tcPr>
            <w:tcW w:w="2250" w:type="dxa"/>
          </w:tcPr>
          <w:p w:rsidR="00790B4F" w:rsidRDefault="00790B4F" w:rsidP="0046042F">
            <w:pPr>
              <w:pStyle w:val="TableText"/>
            </w:pPr>
            <w:r>
              <w:rPr>
                <w:rFonts w:hint="eastAsia"/>
              </w:rPr>
              <w:t>JRE</w:t>
            </w:r>
          </w:p>
        </w:tc>
        <w:tc>
          <w:tcPr>
            <w:tcW w:w="5689" w:type="dxa"/>
          </w:tcPr>
          <w:p w:rsidR="00790B4F" w:rsidRPr="00F211AF" w:rsidRDefault="00790B4F" w:rsidP="0046042F">
            <w:pPr>
              <w:pStyle w:val="TableText"/>
            </w:pPr>
            <w:smartTag w:uri="urn:schemas-microsoft-com:office:smarttags" w:element="chsdate">
              <w:smartTagPr>
                <w:attr w:name="IsROCDate" w:val="False"/>
                <w:attr w:name="IsLunarDate" w:val="False"/>
                <w:attr w:name="Day" w:val="30"/>
                <w:attr w:name="Month" w:val="12"/>
                <w:attr w:name="Year" w:val="1899"/>
              </w:smartTagPr>
              <w:r w:rsidRPr="00C54C9B">
                <w:t>1.6.0</w:t>
              </w:r>
            </w:smartTag>
            <w:r w:rsidRPr="00C54C9B">
              <w:t>_11-b03</w:t>
            </w:r>
          </w:p>
        </w:tc>
      </w:tr>
      <w:tr w:rsidR="00636250" w:rsidRPr="00C465F0" w:rsidTr="0046042F">
        <w:trPr>
          <w:cantSplit/>
        </w:trPr>
        <w:tc>
          <w:tcPr>
            <w:tcW w:w="2250" w:type="dxa"/>
          </w:tcPr>
          <w:p w:rsidR="00636250" w:rsidRDefault="00636250" w:rsidP="0046042F">
            <w:pPr>
              <w:pStyle w:val="TableText"/>
            </w:pPr>
            <w:proofErr w:type="spellStart"/>
            <w:r>
              <w:rPr>
                <w:rFonts w:hint="eastAsia"/>
              </w:rPr>
              <w:t>OpsDev</w:t>
            </w:r>
            <w:proofErr w:type="spellEnd"/>
          </w:p>
        </w:tc>
        <w:tc>
          <w:tcPr>
            <w:tcW w:w="5689" w:type="dxa"/>
          </w:tcPr>
          <w:p w:rsidR="00636250" w:rsidRPr="00C54C9B" w:rsidRDefault="00636250" w:rsidP="0046042F">
            <w:pPr>
              <w:pStyle w:val="TableText"/>
            </w:pPr>
            <w:proofErr w:type="spellStart"/>
            <w:r>
              <w:rPr>
                <w:rFonts w:hint="eastAsia"/>
              </w:rPr>
              <w:t>OpsDev</w:t>
            </w:r>
            <w:proofErr w:type="spellEnd"/>
            <w:r>
              <w:rPr>
                <w:rFonts w:hint="eastAsia"/>
              </w:rPr>
              <w:t xml:space="preserve"> for Eclipse 1.0.0.2014.52314574710 </w:t>
            </w:r>
            <w:r>
              <w:rPr>
                <w:rFonts w:hint="eastAsia"/>
              </w:rPr>
              <w:t>版本</w:t>
            </w:r>
          </w:p>
        </w:tc>
      </w:tr>
    </w:tbl>
    <w:p w:rsidR="00790B4F" w:rsidRDefault="00790B4F" w:rsidP="00790B4F"/>
    <w:p w:rsidR="00014799" w:rsidRDefault="00790B4F" w:rsidP="00014799">
      <w:pPr>
        <w:pStyle w:val="CAUTIONHeading"/>
      </w:pPr>
      <w:r w:rsidRPr="003F2B45">
        <w:rPr>
          <w:rFonts w:hint="eastAsia"/>
        </w:rPr>
        <w:t>重要说明</w:t>
      </w:r>
      <w:r w:rsidRPr="003F2B45">
        <w:rPr>
          <w:rFonts w:hint="eastAsia"/>
        </w:rPr>
        <w:t xml:space="preserve">: </w:t>
      </w:r>
    </w:p>
    <w:p w:rsidR="00790B4F" w:rsidRPr="003F2B45" w:rsidRDefault="00790B4F" w:rsidP="00014799">
      <w:pPr>
        <w:pStyle w:val="CAUTIONText"/>
      </w:pPr>
      <w:r w:rsidRPr="003F2B45">
        <w:rPr>
          <w:rFonts w:hint="eastAsia"/>
        </w:rPr>
        <w:t>插件提供</w:t>
      </w:r>
      <w:proofErr w:type="spellStart"/>
      <w:r w:rsidRPr="003F2B45">
        <w:rPr>
          <w:rStyle w:val="aff4"/>
          <w:rFonts w:asciiTheme="minorEastAsia" w:eastAsiaTheme="minorEastAsia" w:hAnsiTheme="minorEastAsia" w:hint="eastAsia"/>
          <w:sz w:val="24"/>
          <w:szCs w:val="24"/>
        </w:rPr>
        <w:t>OPSDEV_Java</w:t>
      </w:r>
      <w:proofErr w:type="spellEnd"/>
      <w:r w:rsidRPr="003F2B45">
        <w:rPr>
          <w:rStyle w:val="aff4"/>
          <w:rFonts w:asciiTheme="minorEastAsia" w:eastAsiaTheme="minorEastAsia" w:hAnsiTheme="minorEastAsia" w:hint="eastAsia"/>
          <w:sz w:val="24"/>
          <w:szCs w:val="24"/>
        </w:rPr>
        <w:t>版本用户使用。</w:t>
      </w:r>
    </w:p>
    <w:p w:rsidR="00790B4F" w:rsidRPr="00FD6FA0" w:rsidRDefault="00790B4F" w:rsidP="00790B4F">
      <w:pPr>
        <w:ind w:firstLineChars="50" w:firstLine="105"/>
      </w:pPr>
    </w:p>
    <w:p w:rsidR="00790B4F" w:rsidRPr="00FC7FD0" w:rsidRDefault="00790B4F" w:rsidP="00F44824">
      <w:pPr>
        <w:pStyle w:val="21"/>
      </w:pPr>
      <w:bookmarkStart w:id="7" w:name="_Toc255050266"/>
      <w:bookmarkStart w:id="8" w:name="_Toc397181797"/>
      <w:r w:rsidRPr="00FC7FD0">
        <w:rPr>
          <w:rFonts w:hint="eastAsia"/>
        </w:rPr>
        <w:t>范围</w:t>
      </w:r>
      <w:bookmarkEnd w:id="7"/>
      <w:bookmarkEnd w:id="8"/>
    </w:p>
    <w:p w:rsidR="00790B4F" w:rsidRPr="00F810B8" w:rsidDel="00883B2D" w:rsidRDefault="00790B4F" w:rsidP="00F44824">
      <w:pPr>
        <w:rPr>
          <w:del w:id="9" w:author="wtest222" w:date="2013-08-14T09:51:00Z"/>
          <w:kern w:val="0"/>
        </w:rPr>
      </w:pPr>
      <w:r w:rsidRPr="00F810B8">
        <w:rPr>
          <w:rFonts w:hint="eastAsia"/>
          <w:kern w:val="0"/>
        </w:rPr>
        <w:t xml:space="preserve">VRP OPS2.0 </w:t>
      </w:r>
      <w:r w:rsidRPr="00F810B8">
        <w:rPr>
          <w:rFonts w:hint="eastAsia"/>
          <w:kern w:val="0"/>
        </w:rPr>
        <w:t>开放性增强</w:t>
      </w:r>
      <w:r w:rsidRPr="00F810B8">
        <w:rPr>
          <w:rFonts w:hint="eastAsia"/>
          <w:kern w:val="0"/>
        </w:rPr>
        <w:t>Eclipse</w:t>
      </w:r>
      <w:r w:rsidRPr="00F810B8">
        <w:rPr>
          <w:rFonts w:hint="eastAsia"/>
          <w:kern w:val="0"/>
        </w:rPr>
        <w:t>编程插件</w:t>
      </w:r>
      <w:r w:rsidRPr="00F810B8">
        <w:rPr>
          <w:rFonts w:hint="eastAsia"/>
          <w:kern w:val="0"/>
        </w:rPr>
        <w:t xml:space="preserve">, </w:t>
      </w:r>
      <w:r w:rsidRPr="00F810B8">
        <w:rPr>
          <w:rFonts w:hint="eastAsia"/>
          <w:kern w:val="0"/>
        </w:rPr>
        <w:t>提供给华为</w:t>
      </w:r>
      <w:r w:rsidRPr="00F810B8">
        <w:rPr>
          <w:rFonts w:hint="eastAsia"/>
          <w:kern w:val="0"/>
        </w:rPr>
        <w:t>VRP</w:t>
      </w:r>
      <w:r w:rsidRPr="00F810B8">
        <w:rPr>
          <w:rFonts w:hint="eastAsia"/>
          <w:kern w:val="0"/>
        </w:rPr>
        <w:t>网络业务编程者的编辑器环境</w:t>
      </w:r>
      <w:r w:rsidR="002974A4">
        <w:rPr>
          <w:rFonts w:hint="eastAsia"/>
          <w:kern w:val="0"/>
        </w:rPr>
        <w:t>。</w:t>
      </w:r>
    </w:p>
    <w:p w:rsidR="00790B4F" w:rsidRPr="00F810B8" w:rsidRDefault="00790B4F" w:rsidP="00F44824">
      <w:r w:rsidRPr="00F810B8">
        <w:rPr>
          <w:rFonts w:hint="eastAsia"/>
        </w:rPr>
        <w:t>主要功能</w:t>
      </w:r>
      <w:r w:rsidRPr="00F810B8">
        <w:rPr>
          <w:rFonts w:hint="eastAsia"/>
        </w:rPr>
        <w:t xml:space="preserve">: </w:t>
      </w:r>
    </w:p>
    <w:p w:rsidR="00790B4F" w:rsidRPr="00F810B8" w:rsidRDefault="00790B4F" w:rsidP="00F44824">
      <w:pPr>
        <w:pStyle w:val="ItemStep"/>
      </w:pPr>
      <w:r w:rsidRPr="00F810B8">
        <w:rPr>
          <w:rFonts w:hint="eastAsia"/>
        </w:rPr>
        <w:t>可视化的</w:t>
      </w:r>
      <w:r w:rsidRPr="00F810B8">
        <w:rPr>
          <w:rFonts w:hint="eastAsia"/>
        </w:rPr>
        <w:t>IDE</w:t>
      </w:r>
      <w:r w:rsidRPr="00F810B8">
        <w:rPr>
          <w:rFonts w:hint="eastAsia"/>
        </w:rPr>
        <w:t>编程环境，支持</w:t>
      </w:r>
      <w:r>
        <w:rPr>
          <w:rFonts w:hint="eastAsia"/>
        </w:rPr>
        <w:t>java</w:t>
      </w:r>
      <w:r>
        <w:rPr>
          <w:rFonts w:hint="eastAsia"/>
        </w:rPr>
        <w:t>编程环境</w:t>
      </w:r>
      <w:r w:rsidRPr="00F810B8">
        <w:rPr>
          <w:rFonts w:hint="eastAsia"/>
        </w:rPr>
        <w:t xml:space="preserve"> </w:t>
      </w:r>
      <w:r w:rsidRPr="00F810B8">
        <w:rPr>
          <w:rFonts w:hint="eastAsia"/>
        </w:rPr>
        <w:t>。</w:t>
      </w:r>
    </w:p>
    <w:p w:rsidR="00790B4F" w:rsidRPr="00AB3522" w:rsidRDefault="00790B4F" w:rsidP="00F44824">
      <w:pPr>
        <w:pStyle w:val="ItemStep"/>
      </w:pPr>
      <w:r w:rsidRPr="00AB3522">
        <w:rPr>
          <w:rFonts w:hint="eastAsia"/>
        </w:rPr>
        <w:t>进行</w:t>
      </w:r>
      <w:r w:rsidRPr="00AB3522">
        <w:rPr>
          <w:rFonts w:hint="eastAsia"/>
        </w:rPr>
        <w:t>OPS</w:t>
      </w:r>
      <w:r w:rsidRPr="00AB3522">
        <w:rPr>
          <w:rFonts w:hint="eastAsia"/>
        </w:rPr>
        <w:t>数据源管理</w:t>
      </w:r>
    </w:p>
    <w:p w:rsidR="00790B4F" w:rsidRPr="00AB3522" w:rsidRDefault="00790B4F" w:rsidP="00F44824">
      <w:r w:rsidRPr="00AB3522">
        <w:rPr>
          <w:rFonts w:hint="eastAsia"/>
        </w:rPr>
        <w:t>主要完成对数据源的添加，修改，删除，配置相关数据源。</w:t>
      </w:r>
    </w:p>
    <w:p w:rsidR="00790B4F" w:rsidRPr="00C5341A" w:rsidRDefault="00790B4F" w:rsidP="00F44824">
      <w:pPr>
        <w:pStyle w:val="ItemStep"/>
      </w:pPr>
      <w:r w:rsidRPr="00C5341A">
        <w:rPr>
          <w:rFonts w:hint="eastAsia"/>
        </w:rPr>
        <w:t>进行数据接口加载</w:t>
      </w:r>
      <w:r>
        <w:rPr>
          <w:rFonts w:hint="eastAsia"/>
        </w:rPr>
        <w:t>。</w:t>
      </w:r>
    </w:p>
    <w:p w:rsidR="00790B4F" w:rsidRPr="00C5341A" w:rsidRDefault="00790B4F" w:rsidP="00F44824">
      <w:r w:rsidRPr="00C5341A">
        <w:rPr>
          <w:rFonts w:hint="eastAsia"/>
        </w:rPr>
        <w:t>对数据接口进行配置加载。</w:t>
      </w:r>
    </w:p>
    <w:p w:rsidR="00790B4F" w:rsidRPr="00DC1DA7" w:rsidRDefault="00790B4F" w:rsidP="00F44824">
      <w:pPr>
        <w:pStyle w:val="ItemStep"/>
      </w:pPr>
      <w:r w:rsidRPr="00DC1DA7">
        <w:rPr>
          <w:rFonts w:hint="eastAsia"/>
        </w:rPr>
        <w:t>提供网络监视器</w:t>
      </w:r>
      <w:r w:rsidR="00767842">
        <w:rPr>
          <w:rFonts w:hint="eastAsia"/>
        </w:rPr>
        <w:t>。</w:t>
      </w:r>
    </w:p>
    <w:p w:rsidR="00790B4F" w:rsidRPr="00DC1DA7" w:rsidRDefault="00790B4F" w:rsidP="00F44824">
      <w:r w:rsidRPr="00DC1DA7">
        <w:rPr>
          <w:rFonts w:hint="eastAsia"/>
        </w:rPr>
        <w:t>提供对</w:t>
      </w:r>
      <w:r w:rsidRPr="00DC1DA7">
        <w:rPr>
          <w:rFonts w:hint="eastAsia"/>
        </w:rPr>
        <w:t>OPS</w:t>
      </w:r>
      <w:r w:rsidRPr="00DC1DA7">
        <w:rPr>
          <w:rFonts w:hint="eastAsia"/>
        </w:rPr>
        <w:t>中涉及网络访问的监视功能。</w:t>
      </w:r>
    </w:p>
    <w:p w:rsidR="00790B4F" w:rsidRPr="00F810B8" w:rsidRDefault="00790B4F" w:rsidP="00F44824">
      <w:pPr>
        <w:pStyle w:val="ItemStep"/>
      </w:pPr>
      <w:r>
        <w:rPr>
          <w:rFonts w:hint="eastAsia"/>
        </w:rPr>
        <w:t xml:space="preserve">Java </w:t>
      </w:r>
      <w:r w:rsidRPr="00F810B8">
        <w:rPr>
          <w:rFonts w:hint="eastAsia"/>
        </w:rPr>
        <w:t>IDE</w:t>
      </w:r>
      <w:r w:rsidRPr="00F810B8">
        <w:rPr>
          <w:rFonts w:hint="eastAsia"/>
        </w:rPr>
        <w:t>辅助编程提示</w:t>
      </w:r>
      <w:r w:rsidR="00767842">
        <w:rPr>
          <w:rFonts w:hint="eastAsia"/>
        </w:rPr>
        <w:t>。</w:t>
      </w:r>
    </w:p>
    <w:p w:rsidR="00790B4F" w:rsidRPr="00A05C08" w:rsidRDefault="00790B4F" w:rsidP="00F44824">
      <w:r w:rsidRPr="00F810B8">
        <w:rPr>
          <w:rFonts w:hint="eastAsia"/>
        </w:rPr>
        <w:t>主要完成对</w:t>
      </w:r>
      <w:r>
        <w:rPr>
          <w:rFonts w:hint="eastAsia"/>
        </w:rPr>
        <w:t>java</w:t>
      </w:r>
      <w:r w:rsidRPr="00F810B8">
        <w:rPr>
          <w:rFonts w:hint="eastAsia"/>
        </w:rPr>
        <w:t>编辑，可视，调试，编译的功能的相关提示。</w:t>
      </w:r>
    </w:p>
    <w:p w:rsidR="00790B4F" w:rsidRPr="00F810B8" w:rsidRDefault="00790B4F" w:rsidP="00F44824">
      <w:pPr>
        <w:pStyle w:val="ItemStep"/>
      </w:pPr>
      <w:r w:rsidRPr="00F810B8">
        <w:rPr>
          <w:rFonts w:hint="eastAsia"/>
        </w:rPr>
        <w:t>由</w:t>
      </w:r>
      <w:r w:rsidRPr="00F810B8">
        <w:rPr>
          <w:rFonts w:hint="eastAsia"/>
        </w:rPr>
        <w:t>ops</w:t>
      </w:r>
      <w:r w:rsidRPr="00F810B8">
        <w:rPr>
          <w:rFonts w:hint="eastAsia"/>
        </w:rPr>
        <w:t>规格</w:t>
      </w:r>
      <w:r w:rsidRPr="00F810B8">
        <w:rPr>
          <w:rFonts w:hint="eastAsia"/>
        </w:rPr>
        <w:t>schema</w:t>
      </w:r>
      <w:r w:rsidRPr="00F810B8">
        <w:rPr>
          <w:rFonts w:hint="eastAsia"/>
        </w:rPr>
        <w:t>文件，自动生成</w:t>
      </w:r>
      <w:proofErr w:type="spellStart"/>
      <w:r w:rsidRPr="00F810B8">
        <w:rPr>
          <w:rFonts w:hint="eastAsia"/>
        </w:rPr>
        <w:t>restfulApi</w:t>
      </w:r>
      <w:proofErr w:type="spellEnd"/>
      <w:r w:rsidRPr="00F810B8">
        <w:rPr>
          <w:rFonts w:hint="eastAsia"/>
        </w:rPr>
        <w:t>文档</w:t>
      </w:r>
      <w:r>
        <w:rPr>
          <w:rFonts w:hint="eastAsia"/>
        </w:rPr>
        <w:t>。</w:t>
      </w:r>
    </w:p>
    <w:p w:rsidR="00790B4F" w:rsidRPr="00F810B8" w:rsidRDefault="00790B4F" w:rsidP="00F44824">
      <w:r w:rsidRPr="00F810B8">
        <w:rPr>
          <w:rFonts w:hint="eastAsia"/>
        </w:rPr>
        <w:lastRenderedPageBreak/>
        <w:t>主要完成接口代码的生成功能。</w:t>
      </w:r>
    </w:p>
    <w:p w:rsidR="00790B4F" w:rsidRPr="00F810B8" w:rsidRDefault="00790B4F" w:rsidP="00F44824">
      <w:pPr>
        <w:pStyle w:val="ItemStep"/>
      </w:pPr>
      <w:r w:rsidRPr="00F810B8">
        <w:rPr>
          <w:rFonts w:hint="eastAsia"/>
        </w:rPr>
        <w:t>提供对</w:t>
      </w:r>
      <w:proofErr w:type="spellStart"/>
      <w:r w:rsidRPr="00F810B8">
        <w:rPr>
          <w:rFonts w:hint="eastAsia"/>
        </w:rPr>
        <w:t>api</w:t>
      </w:r>
      <w:proofErr w:type="spellEnd"/>
      <w:r w:rsidRPr="00F810B8">
        <w:rPr>
          <w:rFonts w:hint="eastAsia"/>
        </w:rPr>
        <w:t>路径编程提示功能</w:t>
      </w:r>
      <w:r>
        <w:rPr>
          <w:rFonts w:hint="eastAsia"/>
        </w:rPr>
        <w:t>。</w:t>
      </w:r>
    </w:p>
    <w:p w:rsidR="00790B4F" w:rsidRPr="007179FD" w:rsidRDefault="00790B4F" w:rsidP="00790B4F"/>
    <w:p w:rsidR="00790B4F" w:rsidRPr="00FC7FD0" w:rsidRDefault="00790B4F" w:rsidP="00163FD7">
      <w:pPr>
        <w:pStyle w:val="21"/>
      </w:pPr>
      <w:bookmarkStart w:id="10" w:name="_Toc255050267"/>
      <w:bookmarkStart w:id="11" w:name="_Toc397181798"/>
      <w:r>
        <w:rPr>
          <w:rFonts w:hint="eastAsia"/>
        </w:rPr>
        <w:t>发布目录</w:t>
      </w:r>
      <w:r w:rsidRPr="00FC7FD0">
        <w:rPr>
          <w:rFonts w:hint="eastAsia"/>
        </w:rPr>
        <w:t>结构</w:t>
      </w:r>
      <w:bookmarkEnd w:id="10"/>
      <w:bookmarkEnd w:id="11"/>
    </w:p>
    <w:p w:rsidR="00790B4F" w:rsidRDefault="00790B4F" w:rsidP="00163FD7">
      <w:pPr>
        <w:rPr>
          <w:kern w:val="0"/>
          <w:lang w:val="zh-CN"/>
        </w:rPr>
      </w:pPr>
      <w:r>
        <w:rPr>
          <w:rFonts w:hint="eastAsia"/>
          <w:kern w:val="0"/>
          <w:lang w:val="zh-CN"/>
        </w:rPr>
        <w:t>OpsDev</w:t>
      </w:r>
      <w:r>
        <w:rPr>
          <w:rFonts w:hint="eastAsia"/>
          <w:kern w:val="0"/>
          <w:lang w:val="zh-CN"/>
        </w:rPr>
        <w:t>插件发布目录结构：</w:t>
      </w:r>
    </w:p>
    <w:p w:rsidR="00790B4F" w:rsidRDefault="00790B4F" w:rsidP="00163FD7">
      <w:pPr>
        <w:pStyle w:val="TerminalDisplay"/>
      </w:pPr>
      <w:r>
        <w:rPr>
          <w:rFonts w:hint="eastAsia"/>
        </w:rPr>
        <w:t>--</w:t>
      </w:r>
    </w:p>
    <w:p w:rsidR="00E07296" w:rsidRDefault="00790B4F" w:rsidP="00163FD7">
      <w:pPr>
        <w:pStyle w:val="TerminalDisplay"/>
        <w:rPr>
          <w:rFonts w:cs="宋体"/>
        </w:rPr>
      </w:pPr>
      <w:r>
        <w:rPr>
          <w:rFonts w:hint="eastAsia"/>
        </w:rPr>
        <w:t>|----</w:t>
      </w:r>
      <w:r w:rsidR="005678D7" w:rsidRPr="005678D7">
        <w:t xml:space="preserve"> </w:t>
      </w:r>
      <w:r w:rsidR="005678D7" w:rsidRPr="005678D7">
        <w:rPr>
          <w:rFonts w:cs="宋体"/>
        </w:rPr>
        <w:t>com.huawei.networkos.ops_1.0.0.2014060416140410.jar</w:t>
      </w:r>
    </w:p>
    <w:p w:rsidR="005678D7" w:rsidRPr="00E07296" w:rsidRDefault="005678D7" w:rsidP="00163FD7">
      <w:pPr>
        <w:pStyle w:val="TerminalDisplay"/>
      </w:pPr>
      <w:r>
        <w:rPr>
          <w:rFonts w:hint="eastAsia"/>
        </w:rPr>
        <w:t>|----</w:t>
      </w:r>
      <w:r w:rsidRPr="005678D7">
        <w:t xml:space="preserve"> </w:t>
      </w:r>
      <w:r w:rsidRPr="005678D7">
        <w:rPr>
          <w:rFonts w:cs="宋体"/>
        </w:rPr>
        <w:t>com.huawei.networkos.ops.core_1.0.0.2014060416140410.jar</w:t>
      </w:r>
    </w:p>
    <w:p w:rsidR="00790B4F" w:rsidRDefault="00790B4F" w:rsidP="00163FD7">
      <w:pPr>
        <w:pStyle w:val="TerminalDisplay"/>
        <w:rPr>
          <w:rFonts w:cs="宋体"/>
        </w:rPr>
      </w:pPr>
      <w:r>
        <w:rPr>
          <w:rFonts w:cs="宋体" w:hint="eastAsia"/>
        </w:rPr>
        <w:t>(</w:t>
      </w:r>
      <w:proofErr w:type="spellStart"/>
      <w:r>
        <w:rPr>
          <w:rFonts w:cs="宋体" w:hint="eastAsia"/>
        </w:rPr>
        <w:t>OpsDev</w:t>
      </w:r>
      <w:proofErr w:type="spellEnd"/>
      <w:r>
        <w:rPr>
          <w:rFonts w:cs="宋体" w:hint="eastAsia"/>
        </w:rPr>
        <w:t>)</w:t>
      </w:r>
    </w:p>
    <w:p w:rsidR="00790B4F" w:rsidRPr="008E6A33" w:rsidRDefault="00790B4F" w:rsidP="00163FD7">
      <w:pPr>
        <w:pStyle w:val="TerminalDisplay"/>
        <w:rPr>
          <w:rFonts w:cs="宋体"/>
        </w:rPr>
      </w:pPr>
      <w:r>
        <w:rPr>
          <w:rFonts w:cs="宋体" w:hint="eastAsia"/>
        </w:rPr>
        <w:t>|----</w:t>
      </w:r>
      <w:r w:rsidRPr="00777C73">
        <w:t xml:space="preserve"> </w:t>
      </w:r>
      <w:r w:rsidR="00ED1F46" w:rsidRPr="00ED1F46">
        <w:rPr>
          <w:rFonts w:cs="宋体"/>
        </w:rPr>
        <w:t>com.huawei.networkos.ops.java_1.0.0.2014060416140410.jar</w:t>
      </w:r>
      <w:r>
        <w:rPr>
          <w:rFonts w:cs="宋体" w:hint="eastAsia"/>
        </w:rPr>
        <w:t xml:space="preserve"> (</w:t>
      </w:r>
      <w:proofErr w:type="spellStart"/>
      <w:r>
        <w:rPr>
          <w:rFonts w:cs="宋体" w:hint="eastAsia"/>
        </w:rPr>
        <w:t>OpsDev_java</w:t>
      </w:r>
      <w:proofErr w:type="spellEnd"/>
      <w:r>
        <w:rPr>
          <w:rFonts w:cs="宋体" w:hint="eastAsia"/>
        </w:rPr>
        <w:t>)</w:t>
      </w:r>
      <w:r>
        <w:rPr>
          <w:rFonts w:ascii="华文楷体" w:eastAsia="华文楷体" w:cs="华文楷体" w:hint="eastAsia"/>
          <w:b/>
          <w:bCs/>
          <w:color w:val="000000"/>
          <w:sz w:val="29"/>
          <w:szCs w:val="29"/>
        </w:rPr>
        <w:t xml:space="preserve">  </w:t>
      </w:r>
    </w:p>
    <w:p w:rsidR="00790B4F" w:rsidRPr="00ED1F46" w:rsidRDefault="00790B4F" w:rsidP="00790B4F">
      <w:pPr>
        <w:rPr>
          <w:rFonts w:ascii="宋体" w:hAnsi="宋体"/>
          <w:sz w:val="24"/>
        </w:rPr>
      </w:pPr>
    </w:p>
    <w:p w:rsidR="00790B4F" w:rsidRPr="00EB1426" w:rsidRDefault="00790B4F" w:rsidP="00790B4F">
      <w:pPr>
        <w:rPr>
          <w:rFonts w:ascii="宋体" w:hAnsi="宋体"/>
          <w:sz w:val="24"/>
        </w:rPr>
      </w:pPr>
      <w:r>
        <w:rPr>
          <w:rFonts w:ascii="宋体" w:hAnsi="宋体"/>
          <w:sz w:val="24"/>
        </w:rPr>
        <w:br w:type="page"/>
      </w:r>
      <w:r>
        <w:rPr>
          <w:rFonts w:ascii="宋体" w:hAnsi="宋体" w:hint="eastAsia"/>
          <w:sz w:val="24"/>
        </w:rPr>
        <w:lastRenderedPageBreak/>
        <w:t xml:space="preserve">   </w:t>
      </w:r>
    </w:p>
    <w:p w:rsidR="00790B4F" w:rsidRPr="00314073" w:rsidRDefault="00790B4F" w:rsidP="00790B4F">
      <w:pPr>
        <w:pStyle w:val="1"/>
        <w:keepLines/>
        <w:widowControl w:val="0"/>
        <w:spacing w:before="340" w:after="330" w:line="578" w:lineRule="auto"/>
        <w:rPr>
          <w:szCs w:val="21"/>
        </w:rPr>
      </w:pPr>
      <w:bookmarkStart w:id="12" w:name="_Toc397181799"/>
      <w:r w:rsidRPr="00A30D71">
        <w:rPr>
          <w:rFonts w:hint="eastAsia"/>
          <w:szCs w:val="21"/>
        </w:rPr>
        <w:t>安装向导</w:t>
      </w:r>
      <w:bookmarkEnd w:id="12"/>
    </w:p>
    <w:p w:rsidR="00790B4F" w:rsidRPr="00EA52E9" w:rsidRDefault="00790B4F" w:rsidP="00163FD7">
      <w:pPr>
        <w:pStyle w:val="21"/>
        <w:rPr>
          <w:rFonts w:ascii="宋体" w:hAnsi="宋体"/>
        </w:rPr>
      </w:pPr>
      <w:bookmarkStart w:id="13" w:name="_Toc397181800"/>
      <w:r w:rsidRPr="00CF5274">
        <w:t>Eclipse</w:t>
      </w:r>
      <w:r w:rsidRPr="00EA52E9">
        <w:rPr>
          <w:rFonts w:ascii="宋体" w:hAnsi="宋体" w:hint="eastAsia"/>
        </w:rPr>
        <w:t>安装要求</w:t>
      </w:r>
      <w:bookmarkEnd w:id="13"/>
    </w:p>
    <w:p w:rsidR="00790B4F" w:rsidRDefault="00790B4F" w:rsidP="00163FD7">
      <w:r>
        <w:rPr>
          <w:rFonts w:hint="eastAsia"/>
        </w:rPr>
        <w:t>下载安装</w:t>
      </w:r>
      <w:r>
        <w:t>Eclipse</w:t>
      </w:r>
      <w:r>
        <w:rPr>
          <w:rFonts w:hint="eastAsia"/>
        </w:rPr>
        <w:t>开发环境</w:t>
      </w:r>
      <w:r>
        <w:rPr>
          <w:rFonts w:hint="eastAsia"/>
        </w:rPr>
        <w:t xml:space="preserve"> </w:t>
      </w:r>
      <w:r>
        <w:rPr>
          <w:rFonts w:hint="eastAsia"/>
        </w:rPr>
        <w:t>，推荐版本</w:t>
      </w:r>
      <w:r>
        <w:t>3.</w:t>
      </w:r>
      <w:r>
        <w:rPr>
          <w:rFonts w:hint="eastAsia"/>
        </w:rPr>
        <w:t>7</w:t>
      </w:r>
      <w:r w:rsidRPr="00CC2D55">
        <w:t>.1</w:t>
      </w:r>
      <w:r>
        <w:rPr>
          <w:rFonts w:hint="eastAsia"/>
        </w:rPr>
        <w:t>，</w:t>
      </w:r>
      <w:r w:rsidR="00767842">
        <w:rPr>
          <w:rFonts w:hint="eastAsia"/>
        </w:rPr>
        <w:t>也可以</w:t>
      </w:r>
      <w:r>
        <w:rPr>
          <w:rFonts w:hint="eastAsia"/>
        </w:rPr>
        <w:t>选择</w:t>
      </w:r>
      <w:r w:rsidR="00767842">
        <w:rPr>
          <w:rFonts w:hint="eastAsia"/>
        </w:rPr>
        <w:t>版本号在</w:t>
      </w:r>
      <w:r>
        <w:rPr>
          <w:rFonts w:hint="eastAsia"/>
        </w:rPr>
        <w:t>3.7.1</w:t>
      </w:r>
      <w:r w:rsidR="00767842">
        <w:rPr>
          <w:rFonts w:hint="eastAsia"/>
        </w:rPr>
        <w:t>以上的</w:t>
      </w:r>
      <w:r>
        <w:rPr>
          <w:rFonts w:hint="eastAsia"/>
        </w:rPr>
        <w:t>版本。</w:t>
      </w:r>
    </w:p>
    <w:p w:rsidR="00790B4F" w:rsidRPr="00516DCA" w:rsidRDefault="00790B4F" w:rsidP="00163FD7"/>
    <w:p w:rsidR="00790B4F" w:rsidRPr="00C659E9" w:rsidRDefault="00790B4F" w:rsidP="00163FD7">
      <w:pPr>
        <w:pStyle w:val="21"/>
      </w:pPr>
      <w:bookmarkStart w:id="14" w:name="_Toc397181801"/>
      <w:r w:rsidRPr="00A30D71">
        <w:rPr>
          <w:rFonts w:hint="eastAsia"/>
        </w:rPr>
        <w:t>安装</w:t>
      </w:r>
      <w:r w:rsidRPr="00A30D71">
        <w:t>OPSDEV</w:t>
      </w:r>
      <w:r w:rsidR="001411CF">
        <w:rPr>
          <w:rFonts w:hint="eastAsia"/>
        </w:rPr>
        <w:t xml:space="preserve"> for Java</w:t>
      </w:r>
      <w:bookmarkEnd w:id="14"/>
    </w:p>
    <w:p w:rsidR="00DA410F" w:rsidRDefault="00DA410F" w:rsidP="00F85496">
      <w:pPr>
        <w:pStyle w:val="Step"/>
      </w:pPr>
      <w:r w:rsidRPr="00DA410F">
        <w:rPr>
          <w:rFonts w:hint="eastAsia"/>
        </w:rPr>
        <w:t>将</w:t>
      </w:r>
      <w:proofErr w:type="spellStart"/>
      <w:r w:rsidRPr="00DA410F">
        <w:t>PyDev</w:t>
      </w:r>
      <w:proofErr w:type="spellEnd"/>
      <w:r w:rsidRPr="00DA410F">
        <w:t xml:space="preserve"> 2.7.5.zip</w:t>
      </w:r>
      <w:r w:rsidRPr="00DA410F">
        <w:rPr>
          <w:rFonts w:hint="eastAsia"/>
        </w:rPr>
        <w:t>解压到</w:t>
      </w:r>
      <w:r w:rsidRPr="00DA410F">
        <w:rPr>
          <w:rFonts w:hint="eastAsia"/>
        </w:rPr>
        <w:t>eclipse</w:t>
      </w:r>
      <w:r w:rsidRPr="00DA410F">
        <w:rPr>
          <w:rFonts w:hint="eastAsia"/>
        </w:rPr>
        <w:t>的</w:t>
      </w:r>
      <w:proofErr w:type="spellStart"/>
      <w:r w:rsidRPr="00DA410F">
        <w:rPr>
          <w:rFonts w:hint="eastAsia"/>
        </w:rPr>
        <w:t>plugins</w:t>
      </w:r>
      <w:proofErr w:type="spellEnd"/>
      <w:r w:rsidRPr="00DA410F">
        <w:rPr>
          <w:rFonts w:hint="eastAsia"/>
        </w:rPr>
        <w:t>目录中。</w:t>
      </w:r>
    </w:p>
    <w:p w:rsidR="00790B4F" w:rsidRDefault="00790B4F" w:rsidP="00F85496">
      <w:pPr>
        <w:pStyle w:val="Step"/>
      </w:pPr>
      <w:r>
        <w:rPr>
          <w:rFonts w:hint="eastAsia"/>
        </w:rPr>
        <w:t>安装</w:t>
      </w:r>
      <w:r>
        <w:rPr>
          <w:rFonts w:hint="eastAsia"/>
        </w:rPr>
        <w:t>OPS2.0</w:t>
      </w:r>
      <w:r>
        <w:rPr>
          <w:rFonts w:hint="eastAsia"/>
        </w:rPr>
        <w:t>，打开</w:t>
      </w:r>
      <w:r>
        <w:rPr>
          <w:rFonts w:hint="eastAsia"/>
        </w:rPr>
        <w:t>OPS2.0.exe</w:t>
      </w:r>
      <w:r>
        <w:rPr>
          <w:rFonts w:hint="eastAsia"/>
        </w:rPr>
        <w:t>文件根据提示点击下一步即可</w:t>
      </w:r>
      <w:r w:rsidR="00767842">
        <w:rPr>
          <w:rFonts w:hint="eastAsia"/>
        </w:rPr>
        <w:t>，</w:t>
      </w:r>
      <w:r>
        <w:rPr>
          <w:rFonts w:hint="eastAsia"/>
        </w:rPr>
        <w:t>直至安装完成。</w:t>
      </w:r>
    </w:p>
    <w:p w:rsidR="00790B4F" w:rsidRDefault="00790B4F" w:rsidP="00F85496">
      <w:pPr>
        <w:pStyle w:val="Step"/>
        <w:rPr>
          <w:rFonts w:hAnsi="宋体"/>
        </w:rPr>
      </w:pPr>
      <w:r>
        <w:rPr>
          <w:rFonts w:hAnsi="宋体" w:hint="eastAsia"/>
        </w:rPr>
        <w:t>安装完成后生成目录</w:t>
      </w:r>
      <w:proofErr w:type="spellStart"/>
      <w:r>
        <w:rPr>
          <w:rFonts w:hAnsi="宋体" w:hint="eastAsia"/>
        </w:rPr>
        <w:t>plugins</w:t>
      </w:r>
      <w:proofErr w:type="spellEnd"/>
      <w:r>
        <w:rPr>
          <w:rFonts w:hAnsi="宋体" w:hint="eastAsia"/>
        </w:rPr>
        <w:t>文件夹中找到</w:t>
      </w:r>
      <w:r w:rsidRPr="00042656">
        <w:t>com.huawei.networkos.ops.feature-1.0.0.2014042218392610</w:t>
      </w:r>
      <w:r>
        <w:t>.zip</w:t>
      </w:r>
      <w:r>
        <w:rPr>
          <w:rFonts w:hint="eastAsia"/>
        </w:rPr>
        <w:t>。</w:t>
      </w:r>
    </w:p>
    <w:p w:rsidR="00790B4F" w:rsidRDefault="00790B4F" w:rsidP="00F85496">
      <w:pPr>
        <w:pStyle w:val="Step"/>
      </w:pPr>
      <w:r>
        <w:rPr>
          <w:rFonts w:hint="eastAsia"/>
        </w:rPr>
        <w:t>打开</w:t>
      </w:r>
      <w:r>
        <w:rPr>
          <w:rFonts w:hint="eastAsia"/>
        </w:rPr>
        <w:t>eclipse</w:t>
      </w:r>
      <w:r>
        <w:rPr>
          <w:rFonts w:hint="eastAsia"/>
        </w:rPr>
        <w:t>开发环境，开始安装插件。</w:t>
      </w:r>
    </w:p>
    <w:p w:rsidR="00163FD7" w:rsidRDefault="00767842" w:rsidP="00163FD7">
      <w:pPr>
        <w:pStyle w:val="FigureDescription"/>
      </w:pPr>
      <w:bookmarkStart w:id="15" w:name="_Ref397162063"/>
      <w:r>
        <w:rPr>
          <w:rFonts w:hint="eastAsia"/>
        </w:rPr>
        <w:t>eclipse</w:t>
      </w:r>
      <w:r>
        <w:rPr>
          <w:rFonts w:hint="eastAsia"/>
        </w:rPr>
        <w:t>开发环境示意图</w:t>
      </w:r>
      <w:bookmarkEnd w:id="15"/>
    </w:p>
    <w:p w:rsidR="002E6A8B" w:rsidRDefault="00790B4F" w:rsidP="00163FD7">
      <w:pPr>
        <w:pStyle w:val="Figure"/>
      </w:pPr>
      <w:r>
        <w:rPr>
          <w:noProof/>
        </w:rPr>
        <w:drawing>
          <wp:inline distT="0" distB="0" distL="0" distR="0">
            <wp:extent cx="4210050" cy="2438400"/>
            <wp:effectExtent l="19050" t="0" r="0" b="0"/>
            <wp:docPr id="2" name="图片 2" descr="导包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导包2"/>
                    <pic:cNvPicPr>
                      <a:picLocks noChangeAspect="1" noChangeArrowheads="1"/>
                    </pic:cNvPicPr>
                  </pic:nvPicPr>
                  <pic:blipFill>
                    <a:blip r:embed="rId9" cstate="print"/>
                    <a:srcRect/>
                    <a:stretch>
                      <a:fillRect/>
                    </a:stretch>
                  </pic:blipFill>
                  <pic:spPr bwMode="auto">
                    <a:xfrm>
                      <a:off x="0" y="0"/>
                      <a:ext cx="4210050" cy="2438400"/>
                    </a:xfrm>
                    <a:prstGeom prst="rect">
                      <a:avLst/>
                    </a:prstGeom>
                    <a:noFill/>
                    <a:ln w="9525">
                      <a:noFill/>
                      <a:miter lim="800000"/>
                      <a:headEnd/>
                      <a:tailEnd/>
                    </a:ln>
                  </pic:spPr>
                </pic:pic>
              </a:graphicData>
            </a:graphic>
          </wp:inline>
        </w:drawing>
      </w:r>
    </w:p>
    <w:p w:rsidR="00790B4F" w:rsidRDefault="00790B4F" w:rsidP="00163FD7">
      <w:pPr>
        <w:ind w:left="0"/>
      </w:pPr>
    </w:p>
    <w:p w:rsidR="00790B4F" w:rsidRDefault="00790B4F" w:rsidP="00163FD7">
      <w:r w:rsidRPr="00CE346A">
        <w:rPr>
          <w:rFonts w:hint="eastAsia"/>
        </w:rPr>
        <w:lastRenderedPageBreak/>
        <w:t>在菜单栏选择</w:t>
      </w:r>
      <w:r w:rsidRPr="00CE346A">
        <w:rPr>
          <w:rFonts w:hint="eastAsia"/>
        </w:rPr>
        <w:t>Help</w:t>
      </w:r>
      <w:r w:rsidR="00767842">
        <w:rPr>
          <w:rFonts w:hint="eastAsia"/>
        </w:rPr>
        <w:t>--&gt;</w:t>
      </w:r>
      <w:r w:rsidRPr="00CE346A">
        <w:rPr>
          <w:rFonts w:hint="eastAsia"/>
        </w:rPr>
        <w:t>Install New Software</w:t>
      </w:r>
      <w:r w:rsidRPr="00CE346A">
        <w:rPr>
          <w:rFonts w:hint="eastAsia"/>
        </w:rPr>
        <w:t>，出现如</w:t>
      </w:r>
      <w:r w:rsidR="00A130F1">
        <w:fldChar w:fldCharType="begin"/>
      </w:r>
      <w:r w:rsidR="00767842">
        <w:instrText xml:space="preserve"> </w:instrText>
      </w:r>
      <w:r w:rsidR="00767842">
        <w:rPr>
          <w:rFonts w:hint="eastAsia"/>
        </w:rPr>
        <w:instrText>REF _Ref397162063 \r \h</w:instrText>
      </w:r>
      <w:r w:rsidR="00767842">
        <w:instrText xml:space="preserve"> </w:instrText>
      </w:r>
      <w:r w:rsidR="00A130F1">
        <w:fldChar w:fldCharType="separate"/>
      </w:r>
      <w:r w:rsidR="00767842">
        <w:rPr>
          <w:rFonts w:hint="eastAsia"/>
        </w:rPr>
        <w:t>图</w:t>
      </w:r>
      <w:r w:rsidR="00767842">
        <w:rPr>
          <w:rFonts w:hint="eastAsia"/>
        </w:rPr>
        <w:t>2-1</w:t>
      </w:r>
      <w:r w:rsidR="00A130F1">
        <w:fldChar w:fldCharType="end"/>
      </w:r>
      <w:r w:rsidR="00767842">
        <w:rPr>
          <w:rFonts w:hint="eastAsia"/>
        </w:rPr>
        <w:t>所示</w:t>
      </w:r>
      <w:r w:rsidRPr="00CE346A">
        <w:rPr>
          <w:rFonts w:hint="eastAsia"/>
        </w:rPr>
        <w:t>界面。</w:t>
      </w:r>
    </w:p>
    <w:p w:rsidR="00790B4F" w:rsidRDefault="00790B4F" w:rsidP="00F85496">
      <w:pPr>
        <w:pStyle w:val="Step"/>
      </w:pPr>
      <w:r w:rsidRPr="00304D8C">
        <w:rPr>
          <w:rFonts w:hint="eastAsia"/>
        </w:rPr>
        <w:t>点击</w:t>
      </w:r>
      <w:r w:rsidRPr="00CE346A">
        <w:rPr>
          <w:rFonts w:hint="eastAsia"/>
        </w:rPr>
        <w:t>Install New Software</w:t>
      </w:r>
      <w:r>
        <w:rPr>
          <w:rFonts w:hint="eastAsia"/>
        </w:rPr>
        <w:t>，出现如</w:t>
      </w:r>
      <w:r w:rsidR="00A130F1">
        <w:fldChar w:fldCharType="begin"/>
      </w:r>
      <w:r w:rsidR="00767842">
        <w:instrText xml:space="preserve"> </w:instrText>
      </w:r>
      <w:r w:rsidR="00767842">
        <w:rPr>
          <w:rFonts w:hint="eastAsia"/>
        </w:rPr>
        <w:instrText>REF _Ref397162124 \r \h</w:instrText>
      </w:r>
      <w:r w:rsidR="00767842">
        <w:instrText xml:space="preserve"> </w:instrText>
      </w:r>
      <w:r w:rsidR="00A130F1">
        <w:fldChar w:fldCharType="separate"/>
      </w:r>
      <w:r w:rsidR="00767842">
        <w:rPr>
          <w:rFonts w:hint="eastAsia"/>
        </w:rPr>
        <w:t>图</w:t>
      </w:r>
      <w:r w:rsidR="00767842">
        <w:rPr>
          <w:rFonts w:hint="eastAsia"/>
        </w:rPr>
        <w:t>2-2</w:t>
      </w:r>
      <w:r w:rsidR="00A130F1">
        <w:fldChar w:fldCharType="end"/>
      </w:r>
      <w:r w:rsidR="00767842">
        <w:rPr>
          <w:rFonts w:hint="eastAsia"/>
        </w:rPr>
        <w:t>所示</w:t>
      </w:r>
      <w:r>
        <w:rPr>
          <w:rFonts w:hint="eastAsia"/>
        </w:rPr>
        <w:t>界面。</w:t>
      </w:r>
    </w:p>
    <w:p w:rsidR="00163FD7" w:rsidRPr="00304D8C" w:rsidRDefault="00767842" w:rsidP="00767842">
      <w:pPr>
        <w:pStyle w:val="FigureDescription"/>
        <w:jc w:val="both"/>
      </w:pPr>
      <w:bookmarkStart w:id="16" w:name="_Ref397162124"/>
      <w:r w:rsidRPr="00CE346A">
        <w:rPr>
          <w:rFonts w:hint="eastAsia"/>
        </w:rPr>
        <w:t>Install New Software</w:t>
      </w:r>
      <w:r>
        <w:rPr>
          <w:rFonts w:hint="eastAsia"/>
        </w:rPr>
        <w:t>界面示意图</w:t>
      </w:r>
      <w:bookmarkEnd w:id="16"/>
    </w:p>
    <w:p w:rsidR="002E6A8B" w:rsidRDefault="00790B4F" w:rsidP="00163FD7">
      <w:pPr>
        <w:pStyle w:val="Figure"/>
      </w:pPr>
      <w:r>
        <w:rPr>
          <w:noProof/>
        </w:rPr>
        <w:drawing>
          <wp:inline distT="0" distB="0" distL="0" distR="0">
            <wp:extent cx="4238625" cy="3648075"/>
            <wp:effectExtent l="19050" t="0" r="9525" b="0"/>
            <wp:docPr id="3" name="图片 3" descr="导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导包"/>
                    <pic:cNvPicPr>
                      <a:picLocks noChangeAspect="1" noChangeArrowheads="1"/>
                    </pic:cNvPicPr>
                  </pic:nvPicPr>
                  <pic:blipFill>
                    <a:blip r:embed="rId10" cstate="print"/>
                    <a:srcRect/>
                    <a:stretch>
                      <a:fillRect/>
                    </a:stretch>
                  </pic:blipFill>
                  <pic:spPr bwMode="auto">
                    <a:xfrm>
                      <a:off x="0" y="0"/>
                      <a:ext cx="4238625" cy="3648075"/>
                    </a:xfrm>
                    <a:prstGeom prst="rect">
                      <a:avLst/>
                    </a:prstGeom>
                    <a:noFill/>
                    <a:ln w="9525">
                      <a:noFill/>
                      <a:miter lim="800000"/>
                      <a:headEnd/>
                      <a:tailEnd/>
                    </a:ln>
                  </pic:spPr>
                </pic:pic>
              </a:graphicData>
            </a:graphic>
          </wp:inline>
        </w:drawing>
      </w:r>
    </w:p>
    <w:p w:rsidR="00790B4F" w:rsidRDefault="00790B4F" w:rsidP="00163FD7"/>
    <w:p w:rsidR="00790B4F" w:rsidRDefault="00790B4F" w:rsidP="00767842">
      <w:r>
        <w:rPr>
          <w:rFonts w:hint="eastAsia"/>
        </w:rPr>
        <w:t>增加</w:t>
      </w:r>
      <w:proofErr w:type="spellStart"/>
      <w:r>
        <w:rPr>
          <w:rFonts w:hint="eastAsia"/>
        </w:rPr>
        <w:t>OpsDev</w:t>
      </w:r>
      <w:proofErr w:type="spellEnd"/>
      <w:r>
        <w:rPr>
          <w:rFonts w:hint="eastAsia"/>
        </w:rPr>
        <w:t>插件</w:t>
      </w:r>
      <w:r w:rsidR="00F85496">
        <w:rPr>
          <w:rFonts w:hint="eastAsia"/>
        </w:rPr>
        <w:t>具体步骤如下</w:t>
      </w:r>
      <w:r>
        <w:rPr>
          <w:rFonts w:hint="eastAsia"/>
        </w:rPr>
        <w:t>：</w:t>
      </w:r>
    </w:p>
    <w:p w:rsidR="00790B4F" w:rsidRPr="00163FD7" w:rsidRDefault="00790B4F" w:rsidP="00163FD7">
      <w:pPr>
        <w:pStyle w:val="ItemStep"/>
        <w:numPr>
          <w:ilvl w:val="6"/>
          <w:numId w:val="42"/>
        </w:numPr>
        <w:rPr>
          <w:rFonts w:hAnsi="宋体"/>
        </w:rPr>
      </w:pPr>
      <w:r w:rsidRPr="00163FD7">
        <w:rPr>
          <w:rFonts w:hAnsi="宋体" w:hint="eastAsia"/>
        </w:rPr>
        <w:t>Add</w:t>
      </w:r>
      <w:r w:rsidRPr="00163FD7">
        <w:rPr>
          <w:rFonts w:hAnsi="宋体" w:hint="eastAsia"/>
        </w:rPr>
        <w:t>按钮</w:t>
      </w:r>
      <w:r w:rsidRPr="00163FD7">
        <w:rPr>
          <w:rFonts w:hAnsi="宋体" w:hint="eastAsia"/>
        </w:rPr>
        <w:t xml:space="preserve"> </w:t>
      </w:r>
      <w:r w:rsidRPr="00163FD7">
        <w:rPr>
          <w:rFonts w:hAnsi="宋体" w:hint="eastAsia"/>
        </w:rPr>
        <w:t>：</w:t>
      </w:r>
      <w:r w:rsidRPr="00042656">
        <w:t>com.huawei.networkos.ops.feature-1.0.0.2014042218392610</w:t>
      </w:r>
      <w:r>
        <w:t>.zip</w:t>
      </w:r>
      <w:r w:rsidRPr="00163FD7">
        <w:rPr>
          <w:rFonts w:hAnsi="宋体" w:hint="eastAsia"/>
        </w:rPr>
        <w:t>包加入到</w:t>
      </w:r>
      <w:r w:rsidRPr="00163FD7">
        <w:rPr>
          <w:rFonts w:hAnsi="宋体" w:hint="eastAsia"/>
        </w:rPr>
        <w:t>Work with</w:t>
      </w:r>
      <w:r w:rsidRPr="00163FD7">
        <w:rPr>
          <w:rFonts w:hAnsi="宋体" w:hint="eastAsia"/>
        </w:rPr>
        <w:t>路径框里</w:t>
      </w:r>
      <w:r w:rsidR="00767842">
        <w:rPr>
          <w:rFonts w:hAnsi="宋体" w:hint="eastAsia"/>
        </w:rPr>
        <w:t>，</w:t>
      </w:r>
      <w:r w:rsidR="00767842" w:rsidRPr="00CE346A">
        <w:rPr>
          <w:rFonts w:hint="eastAsia"/>
        </w:rPr>
        <w:t>如</w:t>
      </w:r>
      <w:r w:rsidR="00A130F1">
        <w:fldChar w:fldCharType="begin"/>
      </w:r>
      <w:r w:rsidR="00767842">
        <w:instrText xml:space="preserve"> </w:instrText>
      </w:r>
      <w:r w:rsidR="00767842">
        <w:rPr>
          <w:rFonts w:hint="eastAsia"/>
        </w:rPr>
        <w:instrText>REF _Ref397162063 \r \h</w:instrText>
      </w:r>
      <w:r w:rsidR="00767842">
        <w:instrText xml:space="preserve"> </w:instrText>
      </w:r>
      <w:r w:rsidR="00A130F1">
        <w:fldChar w:fldCharType="separate"/>
      </w:r>
      <w:r w:rsidR="00767842">
        <w:rPr>
          <w:rFonts w:hint="eastAsia"/>
        </w:rPr>
        <w:t>图</w:t>
      </w:r>
      <w:r w:rsidR="00767842">
        <w:rPr>
          <w:rFonts w:hint="eastAsia"/>
        </w:rPr>
        <w:t>2-1</w:t>
      </w:r>
      <w:r w:rsidR="00A130F1">
        <w:fldChar w:fldCharType="end"/>
      </w:r>
      <w:r w:rsidR="00767842">
        <w:rPr>
          <w:rFonts w:hint="eastAsia"/>
        </w:rPr>
        <w:t>所示</w:t>
      </w:r>
      <w:r w:rsidRPr="00163FD7">
        <w:rPr>
          <w:rFonts w:hAnsi="宋体" w:hint="eastAsia"/>
        </w:rPr>
        <w:t>红色框</w:t>
      </w:r>
      <w:r w:rsidRPr="00163FD7">
        <w:rPr>
          <w:rFonts w:hAnsi="宋体" w:hint="eastAsia"/>
        </w:rPr>
        <w:t>1</w:t>
      </w:r>
      <w:r w:rsidR="00767842">
        <w:rPr>
          <w:rFonts w:hAnsi="宋体" w:hint="eastAsia"/>
        </w:rPr>
        <w:t>。</w:t>
      </w:r>
    </w:p>
    <w:p w:rsidR="00790B4F" w:rsidRDefault="00790B4F" w:rsidP="00163FD7">
      <w:pPr>
        <w:pStyle w:val="ItemStep"/>
      </w:pPr>
      <w:r>
        <w:rPr>
          <w:rFonts w:hint="eastAsia"/>
        </w:rPr>
        <w:t>钩选</w:t>
      </w:r>
      <w:proofErr w:type="spellStart"/>
      <w:r>
        <w:rPr>
          <w:rFonts w:hint="eastAsia"/>
        </w:rPr>
        <w:t>OpsDev</w:t>
      </w:r>
      <w:proofErr w:type="spellEnd"/>
      <w:r>
        <w:rPr>
          <w:rFonts w:hint="eastAsia"/>
        </w:rPr>
        <w:t xml:space="preserve"> for Eclipse</w:t>
      </w:r>
      <w:r w:rsidR="00F85496">
        <w:rPr>
          <w:rFonts w:hint="eastAsia"/>
        </w:rPr>
        <w:t>，</w:t>
      </w:r>
      <w:r w:rsidR="00F85496" w:rsidRPr="00CE346A">
        <w:rPr>
          <w:rFonts w:hint="eastAsia"/>
        </w:rPr>
        <w:t>如</w:t>
      </w:r>
      <w:r w:rsidR="00A130F1">
        <w:fldChar w:fldCharType="begin"/>
      </w:r>
      <w:r w:rsidR="00F85496">
        <w:instrText xml:space="preserve"> </w:instrText>
      </w:r>
      <w:r w:rsidR="00F85496">
        <w:rPr>
          <w:rFonts w:hint="eastAsia"/>
        </w:rPr>
        <w:instrText>REF _Ref397162063 \r \h</w:instrText>
      </w:r>
      <w:r w:rsidR="00F85496">
        <w:instrText xml:space="preserve"> </w:instrText>
      </w:r>
      <w:r w:rsidR="00A130F1">
        <w:fldChar w:fldCharType="separate"/>
      </w:r>
      <w:r w:rsidR="00F85496">
        <w:rPr>
          <w:rFonts w:hint="eastAsia"/>
        </w:rPr>
        <w:t>图</w:t>
      </w:r>
      <w:r w:rsidR="00F85496">
        <w:rPr>
          <w:rFonts w:hint="eastAsia"/>
        </w:rPr>
        <w:t>2-1</w:t>
      </w:r>
      <w:r w:rsidR="00A130F1">
        <w:fldChar w:fldCharType="end"/>
      </w:r>
      <w:r w:rsidR="00F85496">
        <w:rPr>
          <w:rFonts w:hint="eastAsia"/>
        </w:rPr>
        <w:t>所示</w:t>
      </w:r>
      <w:r w:rsidR="00F85496" w:rsidRPr="00163FD7">
        <w:rPr>
          <w:rFonts w:hAnsi="宋体" w:hint="eastAsia"/>
        </w:rPr>
        <w:t>红色框</w:t>
      </w:r>
      <w:r w:rsidR="00F85496">
        <w:rPr>
          <w:rFonts w:hAnsi="宋体" w:hint="eastAsia"/>
        </w:rPr>
        <w:t>2</w:t>
      </w:r>
      <w:r w:rsidR="00F85496">
        <w:rPr>
          <w:rFonts w:hAnsi="宋体" w:hint="eastAsia"/>
        </w:rPr>
        <w:t>。</w:t>
      </w:r>
    </w:p>
    <w:p w:rsidR="00790B4F" w:rsidRDefault="00F85496" w:rsidP="00163FD7">
      <w:pPr>
        <w:pStyle w:val="ItemStep"/>
      </w:pPr>
      <w:r w:rsidRPr="00CE346A">
        <w:rPr>
          <w:rFonts w:hint="eastAsia"/>
        </w:rPr>
        <w:t>如</w:t>
      </w:r>
      <w:r w:rsidR="00A130F1">
        <w:fldChar w:fldCharType="begin"/>
      </w:r>
      <w:r>
        <w:instrText xml:space="preserve"> </w:instrText>
      </w:r>
      <w:r>
        <w:rPr>
          <w:rFonts w:hint="eastAsia"/>
        </w:rPr>
        <w:instrText>REF _Ref397162063 \r \h</w:instrText>
      </w:r>
      <w:r>
        <w:instrText xml:space="preserve"> </w:instrText>
      </w:r>
      <w:r w:rsidR="00A130F1">
        <w:fldChar w:fldCharType="separate"/>
      </w:r>
      <w:r>
        <w:rPr>
          <w:rFonts w:hint="eastAsia"/>
        </w:rPr>
        <w:t>图</w:t>
      </w:r>
      <w:r>
        <w:rPr>
          <w:rFonts w:hint="eastAsia"/>
        </w:rPr>
        <w:t>2-1</w:t>
      </w:r>
      <w:r w:rsidR="00A130F1">
        <w:fldChar w:fldCharType="end"/>
      </w:r>
      <w:r>
        <w:rPr>
          <w:rFonts w:hint="eastAsia"/>
        </w:rPr>
        <w:t>所示</w:t>
      </w:r>
      <w:r w:rsidRPr="00163FD7">
        <w:rPr>
          <w:rFonts w:hAnsi="宋体" w:hint="eastAsia"/>
        </w:rPr>
        <w:t>红色框</w:t>
      </w:r>
      <w:r>
        <w:rPr>
          <w:rFonts w:hAnsi="宋体" w:hint="eastAsia"/>
        </w:rPr>
        <w:t>3</w:t>
      </w:r>
      <w:r>
        <w:rPr>
          <w:rFonts w:hAnsi="宋体" w:hint="eastAsia"/>
        </w:rPr>
        <w:t>，</w:t>
      </w:r>
      <w:r w:rsidR="00790B4F">
        <w:rPr>
          <w:rFonts w:hint="eastAsia"/>
        </w:rPr>
        <w:t>五个选项不钩选。点击</w:t>
      </w:r>
      <w:r w:rsidR="00790B4F">
        <w:rPr>
          <w:rFonts w:hint="eastAsia"/>
        </w:rPr>
        <w:t>Next</w:t>
      </w:r>
      <w:r w:rsidR="00790B4F">
        <w:rPr>
          <w:rFonts w:hint="eastAsia"/>
        </w:rPr>
        <w:t>进入下一步。</w:t>
      </w:r>
    </w:p>
    <w:p w:rsidR="00790B4F" w:rsidRDefault="00A130F1" w:rsidP="00163FD7">
      <w:r>
        <w:fldChar w:fldCharType="begin"/>
      </w:r>
      <w:r w:rsidR="00F85496">
        <w:instrText xml:space="preserve"> </w:instrText>
      </w:r>
      <w:r w:rsidR="00F85496">
        <w:rPr>
          <w:rFonts w:hint="eastAsia"/>
        </w:rPr>
        <w:instrText>REF _Ref397162063 \r \h</w:instrText>
      </w:r>
      <w:r w:rsidR="00F85496">
        <w:instrText xml:space="preserve"> </w:instrText>
      </w:r>
      <w:r>
        <w:fldChar w:fldCharType="separate"/>
      </w:r>
      <w:r w:rsidR="00F85496">
        <w:rPr>
          <w:rFonts w:hint="eastAsia"/>
        </w:rPr>
        <w:t>图</w:t>
      </w:r>
      <w:r w:rsidR="00F85496">
        <w:rPr>
          <w:rFonts w:hint="eastAsia"/>
        </w:rPr>
        <w:t>2-1</w:t>
      </w:r>
      <w:r>
        <w:fldChar w:fldCharType="end"/>
      </w:r>
      <w:r w:rsidR="00F85496">
        <w:rPr>
          <w:rFonts w:hint="eastAsia"/>
        </w:rPr>
        <w:t>所示</w:t>
      </w:r>
      <w:r w:rsidR="00F85496" w:rsidRPr="00163FD7">
        <w:rPr>
          <w:rFonts w:hAnsi="宋体" w:hint="eastAsia"/>
        </w:rPr>
        <w:t>红色框</w:t>
      </w:r>
      <w:r w:rsidR="00F85496">
        <w:rPr>
          <w:rFonts w:hAnsi="宋体" w:hint="eastAsia"/>
        </w:rPr>
        <w:t>3</w:t>
      </w:r>
      <w:r w:rsidR="00F85496">
        <w:rPr>
          <w:rFonts w:hAnsi="宋体" w:hint="eastAsia"/>
        </w:rPr>
        <w:t>中的</w:t>
      </w:r>
      <w:r w:rsidR="00790B4F">
        <w:rPr>
          <w:rFonts w:hint="eastAsia"/>
        </w:rPr>
        <w:t>解释说明：</w:t>
      </w:r>
    </w:p>
    <w:p w:rsidR="00790B4F" w:rsidRDefault="00790B4F" w:rsidP="00163FD7">
      <w:pPr>
        <w:pStyle w:val="TerminalDisplay"/>
      </w:pPr>
      <w:r>
        <w:rPr>
          <w:rFonts w:hint="eastAsia"/>
        </w:rPr>
        <w:t>Show only the latest versions of available software:</w:t>
      </w:r>
    </w:p>
    <w:p w:rsidR="00790B4F" w:rsidRPr="00163FD7" w:rsidRDefault="00790B4F" w:rsidP="00163FD7">
      <w:r>
        <w:rPr>
          <w:rFonts w:hint="eastAsia"/>
        </w:rPr>
        <w:t>显示最终版本。</w:t>
      </w:r>
    </w:p>
    <w:p w:rsidR="00790B4F" w:rsidRDefault="00790B4F" w:rsidP="00163FD7">
      <w:pPr>
        <w:pStyle w:val="TerminalDisplay"/>
      </w:pPr>
      <w:r>
        <w:rPr>
          <w:rFonts w:hint="eastAsia"/>
        </w:rPr>
        <w:t>Group items by category:</w:t>
      </w:r>
    </w:p>
    <w:p w:rsidR="00790B4F" w:rsidRDefault="00790B4F" w:rsidP="00163FD7">
      <w:r>
        <w:rPr>
          <w:rFonts w:hint="eastAsia"/>
        </w:rPr>
        <w:t>插件项目类别总和。</w:t>
      </w:r>
    </w:p>
    <w:p w:rsidR="00790B4F" w:rsidRDefault="00790B4F" w:rsidP="00163FD7">
      <w:pPr>
        <w:pStyle w:val="TerminalDisplay"/>
      </w:pPr>
      <w:r>
        <w:rPr>
          <w:rFonts w:hint="eastAsia"/>
        </w:rPr>
        <w:t xml:space="preserve">Show only software applicable to target </w:t>
      </w:r>
      <w:r>
        <w:t>environment</w:t>
      </w:r>
      <w:r>
        <w:rPr>
          <w:rFonts w:hint="eastAsia"/>
        </w:rPr>
        <w:t>:</w:t>
      </w:r>
    </w:p>
    <w:p w:rsidR="00790B4F" w:rsidRDefault="00790B4F" w:rsidP="00163FD7">
      <w:r>
        <w:rPr>
          <w:rFonts w:hint="eastAsia"/>
        </w:rPr>
        <w:t>显示可用的软件。</w:t>
      </w:r>
    </w:p>
    <w:p w:rsidR="00790B4F" w:rsidRDefault="00790B4F" w:rsidP="00163FD7">
      <w:pPr>
        <w:pStyle w:val="TerminalDisplay"/>
      </w:pPr>
      <w:r>
        <w:rPr>
          <w:rFonts w:hint="eastAsia"/>
        </w:rPr>
        <w:t>Contact all update sites during install to find required software:</w:t>
      </w:r>
    </w:p>
    <w:p w:rsidR="00790B4F" w:rsidRDefault="00790B4F" w:rsidP="00163FD7">
      <w:r>
        <w:rPr>
          <w:rFonts w:hint="eastAsia"/>
        </w:rPr>
        <w:t>安装更新软件。</w:t>
      </w:r>
    </w:p>
    <w:p w:rsidR="00790B4F" w:rsidRDefault="00790B4F" w:rsidP="00163FD7">
      <w:pPr>
        <w:pStyle w:val="TerminalDisplay"/>
      </w:pPr>
      <w:r>
        <w:rPr>
          <w:rFonts w:hint="eastAsia"/>
        </w:rPr>
        <w:lastRenderedPageBreak/>
        <w:t>Hide items that are already installed:</w:t>
      </w:r>
    </w:p>
    <w:p w:rsidR="00790B4F" w:rsidRDefault="00790B4F" w:rsidP="00163FD7">
      <w:r>
        <w:rPr>
          <w:rFonts w:hint="eastAsia"/>
        </w:rPr>
        <w:t>隐藏项目插件已安装。</w:t>
      </w:r>
    </w:p>
    <w:p w:rsidR="00790B4F" w:rsidRDefault="00790B4F" w:rsidP="00F85496">
      <w:pPr>
        <w:pStyle w:val="Step"/>
      </w:pPr>
      <w:r>
        <w:rPr>
          <w:rFonts w:hint="eastAsia"/>
        </w:rPr>
        <w:t>进入安装信息界面</w:t>
      </w:r>
      <w:r w:rsidR="00F85496">
        <w:rPr>
          <w:rFonts w:hint="eastAsia"/>
        </w:rPr>
        <w:t>，</w:t>
      </w:r>
      <w:r>
        <w:rPr>
          <w:rFonts w:hint="eastAsia"/>
        </w:rPr>
        <w:t>点击</w:t>
      </w:r>
      <w:r>
        <w:rPr>
          <w:rFonts w:hint="eastAsia"/>
        </w:rPr>
        <w:t>Next</w:t>
      </w:r>
      <w:r>
        <w:rPr>
          <w:rFonts w:hint="eastAsia"/>
        </w:rPr>
        <w:t>进入下一步</w:t>
      </w:r>
      <w:r w:rsidR="00F85496">
        <w:rPr>
          <w:rFonts w:hint="eastAsia"/>
        </w:rPr>
        <w:t>，如</w:t>
      </w:r>
      <w:r w:rsidR="00A130F1">
        <w:fldChar w:fldCharType="begin"/>
      </w:r>
      <w:r w:rsidR="00F85496">
        <w:instrText xml:space="preserve"> </w:instrText>
      </w:r>
      <w:r w:rsidR="00F85496">
        <w:rPr>
          <w:rFonts w:hint="eastAsia"/>
        </w:rPr>
        <w:instrText>REF _Ref397162366 \r \h</w:instrText>
      </w:r>
      <w:r w:rsidR="00F85496">
        <w:instrText xml:space="preserve"> </w:instrText>
      </w:r>
      <w:r w:rsidR="00A130F1">
        <w:fldChar w:fldCharType="separate"/>
      </w:r>
      <w:r w:rsidR="00F85496">
        <w:rPr>
          <w:rFonts w:hint="eastAsia"/>
        </w:rPr>
        <w:t>图</w:t>
      </w:r>
      <w:r w:rsidR="00F85496">
        <w:rPr>
          <w:rFonts w:hint="eastAsia"/>
        </w:rPr>
        <w:t>2-3</w:t>
      </w:r>
      <w:r w:rsidR="00A130F1">
        <w:fldChar w:fldCharType="end"/>
      </w:r>
      <w:r w:rsidR="00F85496">
        <w:rPr>
          <w:rFonts w:hint="eastAsia"/>
        </w:rPr>
        <w:t>所示</w:t>
      </w:r>
      <w:r>
        <w:rPr>
          <w:rFonts w:hint="eastAsia"/>
        </w:rPr>
        <w:t>。</w:t>
      </w:r>
    </w:p>
    <w:p w:rsidR="00F85496" w:rsidRDefault="00F85496" w:rsidP="00F85496">
      <w:pPr>
        <w:pStyle w:val="FigureDescription"/>
      </w:pPr>
      <w:bookmarkStart w:id="17" w:name="_Ref397162366"/>
      <w:r>
        <w:rPr>
          <w:rFonts w:hint="eastAsia"/>
        </w:rPr>
        <w:t>安装界面示意图</w:t>
      </w:r>
      <w:bookmarkEnd w:id="17"/>
      <w:r>
        <w:rPr>
          <w:rFonts w:hint="eastAsia"/>
        </w:rPr>
        <w:t>1</w:t>
      </w:r>
    </w:p>
    <w:p w:rsidR="00D07B4C" w:rsidRDefault="00790B4F" w:rsidP="00163FD7">
      <w:pPr>
        <w:pStyle w:val="Figure"/>
      </w:pPr>
      <w:r>
        <w:rPr>
          <w:noProof/>
        </w:rPr>
        <w:drawing>
          <wp:inline distT="0" distB="0" distL="0" distR="0">
            <wp:extent cx="5067300" cy="4362450"/>
            <wp:effectExtent l="19050" t="0" r="0" b="0"/>
            <wp:docPr id="4" name="图片 4" descr="导包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导包3"/>
                    <pic:cNvPicPr>
                      <a:picLocks noChangeAspect="1" noChangeArrowheads="1"/>
                    </pic:cNvPicPr>
                  </pic:nvPicPr>
                  <pic:blipFill>
                    <a:blip r:embed="rId11" cstate="print"/>
                    <a:srcRect/>
                    <a:stretch>
                      <a:fillRect/>
                    </a:stretch>
                  </pic:blipFill>
                  <pic:spPr bwMode="auto">
                    <a:xfrm>
                      <a:off x="0" y="0"/>
                      <a:ext cx="5067300" cy="4362450"/>
                    </a:xfrm>
                    <a:prstGeom prst="rect">
                      <a:avLst/>
                    </a:prstGeom>
                    <a:noFill/>
                    <a:ln w="9525">
                      <a:noFill/>
                      <a:miter lim="800000"/>
                      <a:headEnd/>
                      <a:tailEnd/>
                    </a:ln>
                  </pic:spPr>
                </pic:pic>
              </a:graphicData>
            </a:graphic>
          </wp:inline>
        </w:drawing>
      </w:r>
    </w:p>
    <w:p w:rsidR="00790B4F" w:rsidRDefault="00790B4F" w:rsidP="00F85496"/>
    <w:p w:rsidR="00F85496" w:rsidRDefault="00F85496" w:rsidP="00F85496">
      <w:pPr>
        <w:pStyle w:val="FigureDescription"/>
      </w:pPr>
      <w:bookmarkStart w:id="18" w:name="_Ref397162442"/>
      <w:r>
        <w:rPr>
          <w:rFonts w:hint="eastAsia"/>
        </w:rPr>
        <w:lastRenderedPageBreak/>
        <w:t>安装界面示意图</w:t>
      </w:r>
      <w:r>
        <w:rPr>
          <w:rFonts w:hint="eastAsia"/>
        </w:rPr>
        <w:t>2</w:t>
      </w:r>
      <w:bookmarkEnd w:id="18"/>
    </w:p>
    <w:p w:rsidR="00D07B4C" w:rsidRDefault="00790B4F" w:rsidP="00163FD7">
      <w:pPr>
        <w:pStyle w:val="Figure"/>
      </w:pPr>
      <w:r>
        <w:rPr>
          <w:noProof/>
        </w:rPr>
        <w:drawing>
          <wp:inline distT="0" distB="0" distL="0" distR="0">
            <wp:extent cx="4391025" cy="3762375"/>
            <wp:effectExtent l="19050" t="0" r="9525" b="0"/>
            <wp:docPr id="5" name="图片 5" descr="导包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导包4"/>
                    <pic:cNvPicPr>
                      <a:picLocks noChangeAspect="1" noChangeArrowheads="1"/>
                    </pic:cNvPicPr>
                  </pic:nvPicPr>
                  <pic:blipFill>
                    <a:blip r:embed="rId12" cstate="print"/>
                    <a:srcRect/>
                    <a:stretch>
                      <a:fillRect/>
                    </a:stretch>
                  </pic:blipFill>
                  <pic:spPr bwMode="auto">
                    <a:xfrm>
                      <a:off x="0" y="0"/>
                      <a:ext cx="4391025" cy="3762375"/>
                    </a:xfrm>
                    <a:prstGeom prst="rect">
                      <a:avLst/>
                    </a:prstGeom>
                    <a:noFill/>
                    <a:ln w="9525">
                      <a:noFill/>
                      <a:miter lim="800000"/>
                      <a:headEnd/>
                      <a:tailEnd/>
                    </a:ln>
                  </pic:spPr>
                </pic:pic>
              </a:graphicData>
            </a:graphic>
          </wp:inline>
        </w:drawing>
      </w:r>
    </w:p>
    <w:p w:rsidR="00790B4F" w:rsidRDefault="00D07B4C" w:rsidP="00D07B4C">
      <w:pPr>
        <w:pStyle w:val="aff1"/>
        <w:ind w:firstLineChars="1400" w:firstLine="2800"/>
      </w:pPr>
      <w:r>
        <w:rPr>
          <w:rFonts w:hint="eastAsia"/>
        </w:rPr>
        <w:t>图表</w:t>
      </w:r>
      <w:r>
        <w:rPr>
          <w:rFonts w:hint="eastAsia"/>
        </w:rPr>
        <w:t xml:space="preserve"> </w:t>
      </w:r>
      <w:r w:rsidR="00A130F1">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A130F1">
        <w:fldChar w:fldCharType="separate"/>
      </w:r>
      <w:r w:rsidR="004D1A60">
        <w:rPr>
          <w:noProof/>
        </w:rPr>
        <w:t>4</w:t>
      </w:r>
      <w:r w:rsidR="00A130F1">
        <w:fldChar w:fldCharType="end"/>
      </w:r>
    </w:p>
    <w:p w:rsidR="00790B4F" w:rsidRDefault="00F85496" w:rsidP="00F85496">
      <w:pPr>
        <w:pStyle w:val="Step"/>
      </w:pPr>
      <w:r>
        <w:rPr>
          <w:rFonts w:hint="eastAsia"/>
        </w:rPr>
        <w:t>如</w:t>
      </w:r>
      <w:r w:rsidR="00A130F1">
        <w:fldChar w:fldCharType="begin"/>
      </w:r>
      <w:r>
        <w:instrText xml:space="preserve"> </w:instrText>
      </w:r>
      <w:r>
        <w:rPr>
          <w:rFonts w:hint="eastAsia"/>
        </w:rPr>
        <w:instrText>REF _Ref397162442 \r \h</w:instrText>
      </w:r>
      <w:r>
        <w:instrText xml:space="preserve"> </w:instrText>
      </w:r>
      <w:r w:rsidR="00A130F1">
        <w:fldChar w:fldCharType="separate"/>
      </w:r>
      <w:r>
        <w:rPr>
          <w:rFonts w:hint="eastAsia"/>
        </w:rPr>
        <w:t>图</w:t>
      </w:r>
      <w:r>
        <w:rPr>
          <w:rFonts w:hint="eastAsia"/>
        </w:rPr>
        <w:t>2-4</w:t>
      </w:r>
      <w:r w:rsidR="00A130F1">
        <w:fldChar w:fldCharType="end"/>
      </w:r>
      <w:r>
        <w:rPr>
          <w:rFonts w:hint="eastAsia"/>
        </w:rPr>
        <w:t>所示</w:t>
      </w:r>
      <w:r w:rsidR="00790B4F">
        <w:rPr>
          <w:rFonts w:hint="eastAsia"/>
        </w:rPr>
        <w:t>选择红色框，同意许可，点击</w:t>
      </w:r>
      <w:r w:rsidR="00790B4F">
        <w:rPr>
          <w:rFonts w:hint="eastAsia"/>
        </w:rPr>
        <w:t>Finish</w:t>
      </w:r>
      <w:r w:rsidR="00790B4F">
        <w:rPr>
          <w:rFonts w:hint="eastAsia"/>
        </w:rPr>
        <w:t>完成。</w:t>
      </w:r>
    </w:p>
    <w:p w:rsidR="00790B4F" w:rsidRDefault="00790B4F" w:rsidP="00F85496">
      <w:pPr>
        <w:pStyle w:val="Step"/>
      </w:pPr>
      <w:r>
        <w:rPr>
          <w:rFonts w:hint="eastAsia"/>
        </w:rPr>
        <w:t>点击完成后，出现警告框，</w:t>
      </w:r>
      <w:r w:rsidR="0045080B">
        <w:rPr>
          <w:rFonts w:hint="eastAsia"/>
        </w:rPr>
        <w:t>如</w:t>
      </w:r>
      <w:r w:rsidR="00A130F1">
        <w:fldChar w:fldCharType="begin"/>
      </w:r>
      <w:r w:rsidR="0045080B">
        <w:instrText xml:space="preserve"> </w:instrText>
      </w:r>
      <w:r w:rsidR="0045080B">
        <w:rPr>
          <w:rFonts w:hint="eastAsia"/>
        </w:rPr>
        <w:instrText>REF _Ref397162540 \r \h</w:instrText>
      </w:r>
      <w:r w:rsidR="0045080B">
        <w:instrText xml:space="preserve"> </w:instrText>
      </w:r>
      <w:r w:rsidR="00A130F1">
        <w:fldChar w:fldCharType="separate"/>
      </w:r>
      <w:r w:rsidR="0045080B">
        <w:rPr>
          <w:rFonts w:hint="eastAsia"/>
        </w:rPr>
        <w:t>图</w:t>
      </w:r>
      <w:r w:rsidR="0045080B">
        <w:rPr>
          <w:rFonts w:hint="eastAsia"/>
        </w:rPr>
        <w:t>2-5</w:t>
      </w:r>
      <w:r w:rsidR="00A130F1">
        <w:fldChar w:fldCharType="end"/>
      </w:r>
      <w:r w:rsidR="0045080B">
        <w:rPr>
          <w:rFonts w:hint="eastAsia"/>
        </w:rPr>
        <w:t>所示，</w:t>
      </w:r>
      <w:r w:rsidR="00014799">
        <w:rPr>
          <w:rFonts w:hint="eastAsia"/>
        </w:rPr>
        <w:t>点击</w:t>
      </w:r>
      <w:r w:rsidR="00014799">
        <w:rPr>
          <w:rFonts w:hint="eastAsia"/>
        </w:rPr>
        <w:t>OK</w:t>
      </w:r>
      <w:r w:rsidR="00014799">
        <w:rPr>
          <w:rFonts w:hint="eastAsia"/>
        </w:rPr>
        <w:t>键，</w:t>
      </w:r>
      <w:r>
        <w:rPr>
          <w:rFonts w:hint="eastAsia"/>
        </w:rPr>
        <w:t>继续。</w:t>
      </w:r>
    </w:p>
    <w:p w:rsidR="0045080B" w:rsidRDefault="0045080B" w:rsidP="0045080B">
      <w:pPr>
        <w:pStyle w:val="FigureDescription"/>
      </w:pPr>
      <w:bookmarkStart w:id="19" w:name="_Ref397162540"/>
      <w:r>
        <w:rPr>
          <w:rFonts w:hint="eastAsia"/>
        </w:rPr>
        <w:t>安装告警界面示意图</w:t>
      </w:r>
      <w:bookmarkEnd w:id="19"/>
    </w:p>
    <w:p w:rsidR="00D07B4C" w:rsidRDefault="00790B4F" w:rsidP="00163FD7">
      <w:pPr>
        <w:pStyle w:val="Figure"/>
      </w:pPr>
      <w:r>
        <w:rPr>
          <w:noProof/>
        </w:rPr>
        <w:drawing>
          <wp:inline distT="0" distB="0" distL="0" distR="0">
            <wp:extent cx="4714875" cy="1800225"/>
            <wp:effectExtent l="19050" t="0" r="9525" b="0"/>
            <wp:docPr id="6" name="图片 6" descr="jingg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inggao"/>
                    <pic:cNvPicPr>
                      <a:picLocks noChangeAspect="1" noChangeArrowheads="1"/>
                    </pic:cNvPicPr>
                  </pic:nvPicPr>
                  <pic:blipFill>
                    <a:blip r:embed="rId13" cstate="print"/>
                    <a:srcRect/>
                    <a:stretch>
                      <a:fillRect/>
                    </a:stretch>
                  </pic:blipFill>
                  <pic:spPr bwMode="auto">
                    <a:xfrm>
                      <a:off x="0" y="0"/>
                      <a:ext cx="4714875" cy="1800225"/>
                    </a:xfrm>
                    <a:prstGeom prst="rect">
                      <a:avLst/>
                    </a:prstGeom>
                    <a:noFill/>
                    <a:ln w="9525">
                      <a:noFill/>
                      <a:miter lim="800000"/>
                      <a:headEnd/>
                      <a:tailEnd/>
                    </a:ln>
                  </pic:spPr>
                </pic:pic>
              </a:graphicData>
            </a:graphic>
          </wp:inline>
        </w:drawing>
      </w:r>
    </w:p>
    <w:p w:rsidR="00790B4F" w:rsidRDefault="00790B4F" w:rsidP="00724268"/>
    <w:p w:rsidR="00790B4F" w:rsidRDefault="00790B4F" w:rsidP="00F85496">
      <w:pPr>
        <w:pStyle w:val="Step"/>
      </w:pPr>
      <w:r>
        <w:rPr>
          <w:rFonts w:hint="eastAsia"/>
        </w:rPr>
        <w:t>安装完成后，提示</w:t>
      </w:r>
      <w:r>
        <w:rPr>
          <w:rFonts w:hint="eastAsia"/>
        </w:rPr>
        <w:t>Eclipse</w:t>
      </w:r>
      <w:r>
        <w:rPr>
          <w:rFonts w:hint="eastAsia"/>
        </w:rPr>
        <w:t>需要重启。</w:t>
      </w:r>
      <w:r w:rsidR="00014799">
        <w:rPr>
          <w:rFonts w:hint="eastAsia"/>
        </w:rPr>
        <w:t>如</w:t>
      </w:r>
      <w:r w:rsidR="00A130F1">
        <w:fldChar w:fldCharType="begin"/>
      </w:r>
      <w:r w:rsidR="00014799">
        <w:instrText xml:space="preserve"> </w:instrText>
      </w:r>
      <w:r w:rsidR="00014799">
        <w:rPr>
          <w:rFonts w:hint="eastAsia"/>
        </w:rPr>
        <w:instrText>REF _Ref397172411 \r \h</w:instrText>
      </w:r>
      <w:r w:rsidR="00014799">
        <w:instrText xml:space="preserve"> </w:instrText>
      </w:r>
      <w:r w:rsidR="00A130F1">
        <w:fldChar w:fldCharType="separate"/>
      </w:r>
      <w:r w:rsidR="00014799">
        <w:rPr>
          <w:rFonts w:hint="eastAsia"/>
        </w:rPr>
        <w:t>图</w:t>
      </w:r>
      <w:r w:rsidR="00014799">
        <w:rPr>
          <w:rFonts w:hint="eastAsia"/>
        </w:rPr>
        <w:t>2-6</w:t>
      </w:r>
      <w:r w:rsidR="00A130F1">
        <w:fldChar w:fldCharType="end"/>
      </w:r>
      <w:r w:rsidR="00014799">
        <w:rPr>
          <w:rFonts w:hint="eastAsia"/>
        </w:rPr>
        <w:t>所示，</w:t>
      </w:r>
      <w:r>
        <w:rPr>
          <w:rFonts w:hint="eastAsia"/>
        </w:rPr>
        <w:t>选择立即重启。</w:t>
      </w:r>
    </w:p>
    <w:p w:rsidR="00014799" w:rsidRDefault="00014799" w:rsidP="00014799">
      <w:pPr>
        <w:pStyle w:val="FigureDescription"/>
      </w:pPr>
      <w:bookmarkStart w:id="20" w:name="_Ref397172411"/>
      <w:r>
        <w:rPr>
          <w:rFonts w:hint="eastAsia"/>
        </w:rPr>
        <w:lastRenderedPageBreak/>
        <w:t>安装完成示意图</w:t>
      </w:r>
      <w:bookmarkEnd w:id="20"/>
    </w:p>
    <w:p w:rsidR="00D07B4C" w:rsidRDefault="00790B4F" w:rsidP="00163FD7">
      <w:pPr>
        <w:pStyle w:val="Figure"/>
      </w:pPr>
      <w:r>
        <w:rPr>
          <w:noProof/>
        </w:rPr>
        <w:drawing>
          <wp:inline distT="0" distB="0" distL="0" distR="0">
            <wp:extent cx="5019675" cy="1638300"/>
            <wp:effectExtent l="19050" t="0" r="9525" b="0"/>
            <wp:docPr id="7" name="图片 7" descr="chong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ongqi"/>
                    <pic:cNvPicPr>
                      <a:picLocks noChangeAspect="1" noChangeArrowheads="1"/>
                    </pic:cNvPicPr>
                  </pic:nvPicPr>
                  <pic:blipFill>
                    <a:blip r:embed="rId14" cstate="print"/>
                    <a:srcRect/>
                    <a:stretch>
                      <a:fillRect/>
                    </a:stretch>
                  </pic:blipFill>
                  <pic:spPr bwMode="auto">
                    <a:xfrm>
                      <a:off x="0" y="0"/>
                      <a:ext cx="5019675" cy="1638300"/>
                    </a:xfrm>
                    <a:prstGeom prst="rect">
                      <a:avLst/>
                    </a:prstGeom>
                    <a:noFill/>
                    <a:ln w="9525">
                      <a:noFill/>
                      <a:miter lim="800000"/>
                      <a:headEnd/>
                      <a:tailEnd/>
                    </a:ln>
                  </pic:spPr>
                </pic:pic>
              </a:graphicData>
            </a:graphic>
          </wp:inline>
        </w:drawing>
      </w:r>
    </w:p>
    <w:p w:rsidR="00790B4F" w:rsidRPr="00163FD7" w:rsidRDefault="00790B4F" w:rsidP="00014799"/>
    <w:p w:rsidR="00790B4F" w:rsidRDefault="00790B4F" w:rsidP="00F85496">
      <w:pPr>
        <w:pStyle w:val="Step"/>
      </w:pPr>
      <w:r>
        <w:rPr>
          <w:rFonts w:hint="eastAsia"/>
        </w:rPr>
        <w:t>重新启动</w:t>
      </w:r>
      <w:r>
        <w:rPr>
          <w:rFonts w:hint="eastAsia"/>
        </w:rPr>
        <w:t>Eclipse</w:t>
      </w:r>
      <w:r w:rsidR="00014799">
        <w:rPr>
          <w:rFonts w:hint="eastAsia"/>
        </w:rPr>
        <w:t>后，选择工作路径，如</w:t>
      </w:r>
      <w:r w:rsidR="00A130F1">
        <w:fldChar w:fldCharType="begin"/>
      </w:r>
      <w:r w:rsidR="00014799">
        <w:instrText xml:space="preserve"> </w:instrText>
      </w:r>
      <w:r w:rsidR="00014799">
        <w:rPr>
          <w:rFonts w:hint="eastAsia"/>
        </w:rPr>
        <w:instrText>REF _Ref397172490 \r \h</w:instrText>
      </w:r>
      <w:r w:rsidR="00014799">
        <w:instrText xml:space="preserve"> </w:instrText>
      </w:r>
      <w:r w:rsidR="00A130F1">
        <w:fldChar w:fldCharType="separate"/>
      </w:r>
      <w:r w:rsidR="00014799">
        <w:rPr>
          <w:rFonts w:hint="eastAsia"/>
        </w:rPr>
        <w:t>图</w:t>
      </w:r>
      <w:r w:rsidR="00014799">
        <w:rPr>
          <w:rFonts w:hint="eastAsia"/>
        </w:rPr>
        <w:t>2-7</w:t>
      </w:r>
      <w:r w:rsidR="00A130F1">
        <w:fldChar w:fldCharType="end"/>
      </w:r>
      <w:r w:rsidR="00014799">
        <w:rPr>
          <w:rFonts w:hint="eastAsia"/>
        </w:rPr>
        <w:t>所示。</w:t>
      </w:r>
    </w:p>
    <w:p w:rsidR="00014799" w:rsidRDefault="00014799" w:rsidP="00014799">
      <w:pPr>
        <w:pStyle w:val="FigureDescription"/>
      </w:pPr>
      <w:bookmarkStart w:id="21" w:name="_Ref397172490"/>
      <w:r>
        <w:rPr>
          <w:rFonts w:hint="eastAsia"/>
        </w:rPr>
        <w:t>选择工作路径示意图</w:t>
      </w:r>
      <w:bookmarkEnd w:id="21"/>
    </w:p>
    <w:p w:rsidR="00D07B4C" w:rsidRDefault="00790B4F" w:rsidP="00163FD7">
      <w:pPr>
        <w:pStyle w:val="Figure"/>
      </w:pPr>
      <w:r>
        <w:rPr>
          <w:noProof/>
        </w:rPr>
        <w:drawing>
          <wp:inline distT="0" distB="0" distL="0" distR="0">
            <wp:extent cx="5019675" cy="2571750"/>
            <wp:effectExtent l="19050" t="0" r="9525" b="0"/>
            <wp:docPr id="8" name="图片 8" descr="gongzuoluj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ongzuolujing"/>
                    <pic:cNvPicPr>
                      <a:picLocks noChangeAspect="1" noChangeArrowheads="1"/>
                    </pic:cNvPicPr>
                  </pic:nvPicPr>
                  <pic:blipFill>
                    <a:blip r:embed="rId15" cstate="print"/>
                    <a:srcRect/>
                    <a:stretch>
                      <a:fillRect/>
                    </a:stretch>
                  </pic:blipFill>
                  <pic:spPr bwMode="auto">
                    <a:xfrm>
                      <a:off x="0" y="0"/>
                      <a:ext cx="5019675" cy="2571750"/>
                    </a:xfrm>
                    <a:prstGeom prst="rect">
                      <a:avLst/>
                    </a:prstGeom>
                    <a:noFill/>
                    <a:ln w="9525">
                      <a:noFill/>
                      <a:miter lim="800000"/>
                      <a:headEnd/>
                      <a:tailEnd/>
                    </a:ln>
                  </pic:spPr>
                </pic:pic>
              </a:graphicData>
            </a:graphic>
          </wp:inline>
        </w:drawing>
      </w:r>
    </w:p>
    <w:p w:rsidR="00790B4F" w:rsidRPr="00163FD7" w:rsidRDefault="00790B4F" w:rsidP="00163FD7">
      <w:pPr>
        <w:rPr>
          <w:rFonts w:ascii="Arial" w:hAnsi="Arial"/>
          <w:sz w:val="20"/>
        </w:rPr>
      </w:pPr>
    </w:p>
    <w:p w:rsidR="00790B4F" w:rsidRDefault="00790B4F" w:rsidP="00F85496">
      <w:pPr>
        <w:pStyle w:val="Step"/>
      </w:pPr>
      <w:r>
        <w:rPr>
          <w:rFonts w:hint="eastAsia"/>
        </w:rPr>
        <w:t>打开</w:t>
      </w:r>
      <w:r>
        <w:rPr>
          <w:rFonts w:hint="eastAsia"/>
        </w:rPr>
        <w:t>Eclipse</w:t>
      </w:r>
      <w:r>
        <w:rPr>
          <w:rFonts w:hint="eastAsia"/>
        </w:rPr>
        <w:t>，在菜单栏中选择</w:t>
      </w:r>
      <w:r>
        <w:rPr>
          <w:rFonts w:hint="eastAsia"/>
        </w:rPr>
        <w:t>File</w:t>
      </w:r>
      <w:r w:rsidR="00014799">
        <w:rPr>
          <w:rFonts w:hint="eastAsia"/>
        </w:rPr>
        <w:t>--&gt;</w:t>
      </w:r>
      <w:r>
        <w:rPr>
          <w:rFonts w:hint="eastAsia"/>
        </w:rPr>
        <w:t>New--</w:t>
      </w:r>
      <w:r w:rsidR="00014799">
        <w:rPr>
          <w:rFonts w:hint="eastAsia"/>
        </w:rPr>
        <w:t>&gt;Other</w:t>
      </w:r>
      <w:r w:rsidR="00014799">
        <w:rPr>
          <w:rFonts w:hint="eastAsia"/>
        </w:rPr>
        <w:t>，</w:t>
      </w:r>
      <w:r>
        <w:rPr>
          <w:rFonts w:hint="eastAsia"/>
        </w:rPr>
        <w:t>如</w:t>
      </w:r>
      <w:r w:rsidR="00A130F1">
        <w:fldChar w:fldCharType="begin"/>
      </w:r>
      <w:r w:rsidR="00014799">
        <w:instrText xml:space="preserve"> </w:instrText>
      </w:r>
      <w:r w:rsidR="00014799">
        <w:rPr>
          <w:rFonts w:hint="eastAsia"/>
        </w:rPr>
        <w:instrText>REF _Ref397172549 \r \h</w:instrText>
      </w:r>
      <w:r w:rsidR="00014799">
        <w:instrText xml:space="preserve"> </w:instrText>
      </w:r>
      <w:r w:rsidR="00A130F1">
        <w:fldChar w:fldCharType="separate"/>
      </w:r>
      <w:r w:rsidR="00014799">
        <w:rPr>
          <w:rFonts w:hint="eastAsia"/>
        </w:rPr>
        <w:t>图</w:t>
      </w:r>
      <w:r w:rsidR="00014799">
        <w:rPr>
          <w:rFonts w:hint="eastAsia"/>
        </w:rPr>
        <w:t>2-8</w:t>
      </w:r>
      <w:r w:rsidR="00A130F1">
        <w:fldChar w:fldCharType="end"/>
      </w:r>
      <w:r>
        <w:rPr>
          <w:rFonts w:hint="eastAsia"/>
        </w:rPr>
        <w:t>所示。</w:t>
      </w:r>
    </w:p>
    <w:p w:rsidR="00014799" w:rsidRDefault="00014799" w:rsidP="00014799">
      <w:pPr>
        <w:pStyle w:val="FigureDescription"/>
      </w:pPr>
      <w:bookmarkStart w:id="22" w:name="_Ref397172549"/>
      <w:proofErr w:type="spellStart"/>
      <w:r>
        <w:rPr>
          <w:rFonts w:hint="eastAsia"/>
        </w:rPr>
        <w:lastRenderedPageBreak/>
        <w:t>OpsDev</w:t>
      </w:r>
      <w:proofErr w:type="spellEnd"/>
      <w:r>
        <w:rPr>
          <w:rFonts w:hint="eastAsia"/>
        </w:rPr>
        <w:t>插件安装页面示意图</w:t>
      </w:r>
      <w:bookmarkEnd w:id="22"/>
    </w:p>
    <w:p w:rsidR="00D07B4C" w:rsidRDefault="00F85200" w:rsidP="00163FD7">
      <w:pPr>
        <w:pStyle w:val="Figure"/>
      </w:pPr>
      <w:r>
        <w:rPr>
          <w:noProof/>
        </w:rPr>
        <w:drawing>
          <wp:inline distT="0" distB="0" distL="0" distR="0">
            <wp:extent cx="5267325" cy="3057525"/>
            <wp:effectExtent l="19050" t="0" r="9525"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67325" cy="3057525"/>
                    </a:xfrm>
                    <a:prstGeom prst="rect">
                      <a:avLst/>
                    </a:prstGeom>
                    <a:noFill/>
                    <a:ln w="9525">
                      <a:noFill/>
                      <a:miter lim="800000"/>
                      <a:headEnd/>
                      <a:tailEnd/>
                    </a:ln>
                  </pic:spPr>
                </pic:pic>
              </a:graphicData>
            </a:graphic>
          </wp:inline>
        </w:drawing>
      </w:r>
    </w:p>
    <w:p w:rsidR="00014799" w:rsidRDefault="00014799" w:rsidP="00014799"/>
    <w:p w:rsidR="00790B4F" w:rsidRDefault="00790B4F" w:rsidP="00F85496">
      <w:pPr>
        <w:pStyle w:val="Step"/>
      </w:pPr>
      <w:r>
        <w:rPr>
          <w:rFonts w:hint="eastAsia"/>
        </w:rPr>
        <w:t>如果出现了</w:t>
      </w:r>
      <w:proofErr w:type="spellStart"/>
      <w:r>
        <w:rPr>
          <w:rFonts w:hint="eastAsia"/>
        </w:rPr>
        <w:t>OpsD</w:t>
      </w:r>
      <w:r w:rsidRPr="00382052">
        <w:rPr>
          <w:rFonts w:hint="eastAsia"/>
        </w:rPr>
        <w:t>ev</w:t>
      </w:r>
      <w:proofErr w:type="spellEnd"/>
      <w:r>
        <w:rPr>
          <w:rFonts w:hint="eastAsia"/>
        </w:rPr>
        <w:t>选项，说明安装成功</w:t>
      </w:r>
      <w:r w:rsidR="00014799">
        <w:rPr>
          <w:rFonts w:hint="eastAsia"/>
        </w:rPr>
        <w:t>，如</w:t>
      </w:r>
      <w:r w:rsidR="00A130F1">
        <w:fldChar w:fldCharType="begin"/>
      </w:r>
      <w:r w:rsidR="00014799">
        <w:instrText xml:space="preserve"> </w:instrText>
      </w:r>
      <w:r w:rsidR="00014799">
        <w:rPr>
          <w:rFonts w:hint="eastAsia"/>
        </w:rPr>
        <w:instrText>REF _Ref397172604 \r \h</w:instrText>
      </w:r>
      <w:r w:rsidR="00014799">
        <w:instrText xml:space="preserve"> </w:instrText>
      </w:r>
      <w:r w:rsidR="00A130F1">
        <w:fldChar w:fldCharType="separate"/>
      </w:r>
      <w:r w:rsidR="00014799">
        <w:rPr>
          <w:rFonts w:hint="eastAsia"/>
        </w:rPr>
        <w:t>图</w:t>
      </w:r>
      <w:r w:rsidR="00014799">
        <w:rPr>
          <w:rFonts w:hint="eastAsia"/>
        </w:rPr>
        <w:t>2-9</w:t>
      </w:r>
      <w:r w:rsidR="00A130F1">
        <w:fldChar w:fldCharType="end"/>
      </w:r>
      <w:r w:rsidR="00014799">
        <w:rPr>
          <w:rFonts w:hint="eastAsia"/>
        </w:rPr>
        <w:t>所示</w:t>
      </w:r>
      <w:r>
        <w:rPr>
          <w:rFonts w:hint="eastAsia"/>
        </w:rPr>
        <w:t>。</w:t>
      </w:r>
    </w:p>
    <w:p w:rsidR="00790B4F" w:rsidRPr="008B506E" w:rsidRDefault="00014799" w:rsidP="00014799">
      <w:pPr>
        <w:pStyle w:val="FigureDescription"/>
      </w:pPr>
      <w:bookmarkStart w:id="23" w:name="_Ref397172604"/>
      <w:proofErr w:type="spellStart"/>
      <w:r>
        <w:rPr>
          <w:rFonts w:hint="eastAsia"/>
        </w:rPr>
        <w:t>OpsDev</w:t>
      </w:r>
      <w:proofErr w:type="spellEnd"/>
      <w:r>
        <w:rPr>
          <w:rFonts w:hint="eastAsia"/>
        </w:rPr>
        <w:t>界面示意图</w:t>
      </w:r>
      <w:bookmarkEnd w:id="23"/>
    </w:p>
    <w:p w:rsidR="00CC7319" w:rsidRDefault="00790B4F" w:rsidP="00163FD7">
      <w:pPr>
        <w:pStyle w:val="Figure"/>
      </w:pPr>
      <w:r>
        <w:rPr>
          <w:noProof/>
        </w:rPr>
        <w:drawing>
          <wp:inline distT="0" distB="0" distL="0" distR="0">
            <wp:extent cx="2686050" cy="3505200"/>
            <wp:effectExtent l="19050" t="0" r="0" b="0"/>
            <wp:docPr id="10" name="图片 1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7"/>
                    <pic:cNvPicPr>
                      <a:picLocks noChangeAspect="1" noChangeArrowheads="1"/>
                    </pic:cNvPicPr>
                  </pic:nvPicPr>
                  <pic:blipFill>
                    <a:blip r:embed="rId17" cstate="print"/>
                    <a:srcRect/>
                    <a:stretch>
                      <a:fillRect/>
                    </a:stretch>
                  </pic:blipFill>
                  <pic:spPr bwMode="auto">
                    <a:xfrm>
                      <a:off x="0" y="0"/>
                      <a:ext cx="2686050" cy="3505200"/>
                    </a:xfrm>
                    <a:prstGeom prst="rect">
                      <a:avLst/>
                    </a:prstGeom>
                    <a:noFill/>
                    <a:ln w="9525">
                      <a:noFill/>
                      <a:miter lim="800000"/>
                      <a:headEnd/>
                      <a:tailEnd/>
                    </a:ln>
                  </pic:spPr>
                </pic:pic>
              </a:graphicData>
            </a:graphic>
          </wp:inline>
        </w:drawing>
      </w:r>
    </w:p>
    <w:p w:rsidR="00CC7319" w:rsidRDefault="00CC7319" w:rsidP="00014799"/>
    <w:p w:rsidR="00790B4F" w:rsidRPr="00313D42" w:rsidRDefault="00790B4F" w:rsidP="00CC7319">
      <w:pPr>
        <w:pStyle w:val="aff1"/>
        <w:ind w:firstLineChars="750" w:firstLine="1800"/>
        <w:rPr>
          <w:rFonts w:ascii="宋体" w:hAnsi="宋体"/>
          <w:sz w:val="24"/>
        </w:rPr>
      </w:pPr>
    </w:p>
    <w:p w:rsidR="00790B4F" w:rsidRDefault="00790B4F" w:rsidP="00014799">
      <w:pPr>
        <w:pStyle w:val="21"/>
      </w:pPr>
      <w:bookmarkStart w:id="24" w:name="_Toc397181802"/>
      <w:r>
        <w:rPr>
          <w:rFonts w:hint="eastAsia"/>
        </w:rPr>
        <w:lastRenderedPageBreak/>
        <w:t>安装</w:t>
      </w:r>
      <w:r>
        <w:rPr>
          <w:rFonts w:hint="eastAsia"/>
        </w:rPr>
        <w:t>OPSDEV-Java</w:t>
      </w:r>
      <w:bookmarkEnd w:id="24"/>
    </w:p>
    <w:p w:rsidR="00014799" w:rsidRDefault="00790B4F" w:rsidP="00014799">
      <w:pPr>
        <w:pStyle w:val="NotesHeading"/>
      </w:pPr>
      <w:r w:rsidRPr="00412736">
        <w:rPr>
          <w:rFonts w:hint="eastAsia"/>
        </w:rPr>
        <w:t>说明：</w:t>
      </w:r>
    </w:p>
    <w:p w:rsidR="00790B4F" w:rsidRDefault="00790B4F" w:rsidP="00014799">
      <w:pPr>
        <w:pStyle w:val="NotesText"/>
      </w:pPr>
      <w:proofErr w:type="spellStart"/>
      <w:r w:rsidRPr="00412736">
        <w:rPr>
          <w:rFonts w:hint="eastAsia"/>
        </w:rPr>
        <w:t>OpsDev</w:t>
      </w:r>
      <w:proofErr w:type="spellEnd"/>
      <w:r w:rsidRPr="00412736">
        <w:rPr>
          <w:rFonts w:hint="eastAsia"/>
        </w:rPr>
        <w:t>-java</w:t>
      </w:r>
      <w:r w:rsidRPr="00412736">
        <w:rPr>
          <w:rFonts w:hint="eastAsia"/>
        </w:rPr>
        <w:t>的使用依赖于</w:t>
      </w:r>
      <w:r w:rsidRPr="00412736">
        <w:rPr>
          <w:rFonts w:hint="eastAsia"/>
        </w:rPr>
        <w:t>OPSDEV</w:t>
      </w:r>
      <w:r w:rsidRPr="00412736">
        <w:rPr>
          <w:rFonts w:hint="eastAsia"/>
        </w:rPr>
        <w:t>的安装。</w:t>
      </w:r>
    </w:p>
    <w:p w:rsidR="00014799" w:rsidRDefault="00014799" w:rsidP="00014799">
      <w:pPr>
        <w:pStyle w:val="NotesText"/>
      </w:pPr>
      <w:proofErr w:type="spellStart"/>
      <w:r w:rsidRPr="00412736">
        <w:rPr>
          <w:rFonts w:hint="eastAsia"/>
        </w:rPr>
        <w:t>OpsDev</w:t>
      </w:r>
      <w:proofErr w:type="spellEnd"/>
      <w:r w:rsidRPr="00412736">
        <w:rPr>
          <w:rFonts w:hint="eastAsia"/>
        </w:rPr>
        <w:t>-java</w:t>
      </w:r>
      <w:r w:rsidRPr="00412736">
        <w:rPr>
          <w:rFonts w:hint="eastAsia"/>
        </w:rPr>
        <w:t>安装步骤和</w:t>
      </w:r>
      <w:r w:rsidRPr="00412736">
        <w:rPr>
          <w:rFonts w:hint="eastAsia"/>
        </w:rPr>
        <w:t>OPSDEV</w:t>
      </w:r>
      <w:r w:rsidRPr="00412736">
        <w:rPr>
          <w:rFonts w:hint="eastAsia"/>
        </w:rPr>
        <w:t>的安装步骤一致，在这不做重复说明。</w:t>
      </w:r>
    </w:p>
    <w:p w:rsidR="008E6F7B" w:rsidRDefault="008E6F7B" w:rsidP="008E6F7B">
      <w:proofErr w:type="spellStart"/>
      <w:r w:rsidRPr="00412736">
        <w:rPr>
          <w:rFonts w:hint="eastAsia"/>
        </w:rPr>
        <w:t>OpsDev</w:t>
      </w:r>
      <w:proofErr w:type="spellEnd"/>
      <w:r w:rsidRPr="00412736">
        <w:rPr>
          <w:rFonts w:hint="eastAsia"/>
        </w:rPr>
        <w:t>-java</w:t>
      </w:r>
      <w:r w:rsidRPr="00412736">
        <w:rPr>
          <w:rFonts w:hint="eastAsia"/>
        </w:rPr>
        <w:t>安装，</w:t>
      </w:r>
      <w:r>
        <w:rPr>
          <w:rFonts w:hint="eastAsia"/>
        </w:rPr>
        <w:t>如</w:t>
      </w:r>
      <w:r w:rsidR="00A130F1">
        <w:fldChar w:fldCharType="begin"/>
      </w:r>
      <w:r>
        <w:instrText xml:space="preserve"> </w:instrText>
      </w:r>
      <w:r>
        <w:rPr>
          <w:rFonts w:hint="eastAsia"/>
        </w:rPr>
        <w:instrText>REF _Ref397172992 \r \h</w:instrText>
      </w:r>
      <w:r>
        <w:instrText xml:space="preserve"> </w:instrText>
      </w:r>
      <w:r w:rsidR="00A130F1">
        <w:fldChar w:fldCharType="separate"/>
      </w:r>
      <w:r>
        <w:rPr>
          <w:rFonts w:hint="eastAsia"/>
        </w:rPr>
        <w:t>图</w:t>
      </w:r>
      <w:r>
        <w:rPr>
          <w:rFonts w:hint="eastAsia"/>
        </w:rPr>
        <w:t>2-10</w:t>
      </w:r>
      <w:r w:rsidR="00A130F1">
        <w:fldChar w:fldCharType="end"/>
      </w:r>
      <w:r w:rsidR="00A130F1">
        <w:fldChar w:fldCharType="begin"/>
      </w:r>
      <w:r>
        <w:instrText xml:space="preserve"> REF _Ref397172996 \r \h </w:instrText>
      </w:r>
      <w:r w:rsidR="00A130F1">
        <w:fldChar w:fldCharType="separate"/>
      </w:r>
      <w:r>
        <w:rPr>
          <w:rFonts w:hint="eastAsia"/>
        </w:rPr>
        <w:t>图</w:t>
      </w:r>
      <w:r>
        <w:rPr>
          <w:rFonts w:hint="eastAsia"/>
        </w:rPr>
        <w:t>2-11</w:t>
      </w:r>
      <w:r w:rsidR="00A130F1">
        <w:fldChar w:fldCharType="end"/>
      </w:r>
      <w:r w:rsidR="00A130F1">
        <w:fldChar w:fldCharType="begin"/>
      </w:r>
      <w:r>
        <w:instrText xml:space="preserve"> REF _Ref397172997 \r \h </w:instrText>
      </w:r>
      <w:r w:rsidR="00A130F1">
        <w:fldChar w:fldCharType="separate"/>
      </w:r>
      <w:r>
        <w:rPr>
          <w:rFonts w:hint="eastAsia"/>
        </w:rPr>
        <w:t>图</w:t>
      </w:r>
      <w:r>
        <w:rPr>
          <w:rFonts w:hint="eastAsia"/>
        </w:rPr>
        <w:t>2-12</w:t>
      </w:r>
      <w:r w:rsidR="00A130F1">
        <w:fldChar w:fldCharType="end"/>
      </w:r>
      <w:r>
        <w:rPr>
          <w:rFonts w:hint="eastAsia"/>
        </w:rPr>
        <w:t>所示步骤进行，出现</w:t>
      </w:r>
      <w:r w:rsidR="00A130F1">
        <w:fldChar w:fldCharType="begin"/>
      </w:r>
      <w:r>
        <w:instrText xml:space="preserve"> REF _Ref397172997 \r \h </w:instrText>
      </w:r>
      <w:r w:rsidR="00A130F1">
        <w:fldChar w:fldCharType="separate"/>
      </w:r>
      <w:r>
        <w:rPr>
          <w:rFonts w:hint="eastAsia"/>
        </w:rPr>
        <w:t>图</w:t>
      </w:r>
      <w:r>
        <w:rPr>
          <w:rFonts w:hint="eastAsia"/>
        </w:rPr>
        <w:t>2-12</w:t>
      </w:r>
      <w:r w:rsidR="00A130F1">
        <w:fldChar w:fldCharType="end"/>
      </w:r>
      <w:r>
        <w:rPr>
          <w:rFonts w:hint="eastAsia"/>
        </w:rPr>
        <w:t>所示界面时，说明安装成功</w:t>
      </w:r>
      <w:r w:rsidRPr="00412736">
        <w:rPr>
          <w:rFonts w:hint="eastAsia"/>
        </w:rPr>
        <w:t>。</w:t>
      </w:r>
    </w:p>
    <w:p w:rsidR="00014799" w:rsidRPr="00412736" w:rsidRDefault="00014799" w:rsidP="00014799">
      <w:pPr>
        <w:pStyle w:val="FigureDescription"/>
      </w:pPr>
      <w:bookmarkStart w:id="25" w:name="_Ref397172992"/>
      <w:proofErr w:type="spellStart"/>
      <w:r>
        <w:rPr>
          <w:rFonts w:hint="eastAsia"/>
        </w:rPr>
        <w:t>OpsDev_Java</w:t>
      </w:r>
      <w:proofErr w:type="spellEnd"/>
      <w:r>
        <w:rPr>
          <w:rFonts w:hint="eastAsia"/>
        </w:rPr>
        <w:t>安装示意图</w:t>
      </w:r>
      <w:bookmarkEnd w:id="25"/>
    </w:p>
    <w:p w:rsidR="004D1A60" w:rsidRDefault="00790B4F" w:rsidP="00163FD7">
      <w:pPr>
        <w:pStyle w:val="Figure"/>
      </w:pPr>
      <w:r>
        <w:rPr>
          <w:noProof/>
        </w:rPr>
        <w:drawing>
          <wp:inline distT="0" distB="0" distL="0" distR="0">
            <wp:extent cx="5185334" cy="3152775"/>
            <wp:effectExtent l="19050" t="0" r="0" b="0"/>
            <wp:docPr id="11" name="图片 1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8"/>
                    <pic:cNvPicPr>
                      <a:picLocks noChangeAspect="1" noChangeArrowheads="1"/>
                    </pic:cNvPicPr>
                  </pic:nvPicPr>
                  <pic:blipFill>
                    <a:blip r:embed="rId18" cstate="print"/>
                    <a:srcRect/>
                    <a:stretch>
                      <a:fillRect/>
                    </a:stretch>
                  </pic:blipFill>
                  <pic:spPr bwMode="auto">
                    <a:xfrm>
                      <a:off x="0" y="0"/>
                      <a:ext cx="5188919" cy="3154955"/>
                    </a:xfrm>
                    <a:prstGeom prst="rect">
                      <a:avLst/>
                    </a:prstGeom>
                    <a:noFill/>
                    <a:ln w="9525">
                      <a:noFill/>
                      <a:miter lim="800000"/>
                      <a:headEnd/>
                      <a:tailEnd/>
                    </a:ln>
                  </pic:spPr>
                </pic:pic>
              </a:graphicData>
            </a:graphic>
          </wp:inline>
        </w:drawing>
      </w:r>
    </w:p>
    <w:p w:rsidR="00790B4F" w:rsidRDefault="00790B4F" w:rsidP="00163FD7"/>
    <w:p w:rsidR="00014799" w:rsidRPr="00412736" w:rsidRDefault="00014799" w:rsidP="00014799">
      <w:pPr>
        <w:pStyle w:val="FigureDescription"/>
      </w:pPr>
      <w:bookmarkStart w:id="26" w:name="_Ref397172996"/>
      <w:proofErr w:type="spellStart"/>
      <w:r>
        <w:rPr>
          <w:rFonts w:hint="eastAsia"/>
        </w:rPr>
        <w:lastRenderedPageBreak/>
        <w:t>OpsDev</w:t>
      </w:r>
      <w:proofErr w:type="spellEnd"/>
      <w:r>
        <w:rPr>
          <w:rFonts w:hint="eastAsia"/>
        </w:rPr>
        <w:t>-java</w:t>
      </w:r>
      <w:r>
        <w:rPr>
          <w:rFonts w:hint="eastAsia"/>
        </w:rPr>
        <w:t>安装页面示意图</w:t>
      </w:r>
      <w:bookmarkEnd w:id="26"/>
    </w:p>
    <w:p w:rsidR="004D1A60" w:rsidRDefault="00790B4F" w:rsidP="00163FD7">
      <w:pPr>
        <w:pStyle w:val="Figure"/>
      </w:pPr>
      <w:r>
        <w:rPr>
          <w:noProof/>
        </w:rPr>
        <w:drawing>
          <wp:inline distT="0" distB="0" distL="0" distR="0">
            <wp:extent cx="4181475" cy="3476625"/>
            <wp:effectExtent l="19050" t="0" r="9525" b="0"/>
            <wp:docPr id="45" name="图片 45" descr="安装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安装3"/>
                    <pic:cNvPicPr>
                      <a:picLocks noChangeAspect="1" noChangeArrowheads="1"/>
                    </pic:cNvPicPr>
                  </pic:nvPicPr>
                  <pic:blipFill>
                    <a:blip r:embed="rId19" cstate="print"/>
                    <a:srcRect/>
                    <a:stretch>
                      <a:fillRect/>
                    </a:stretch>
                  </pic:blipFill>
                  <pic:spPr bwMode="auto">
                    <a:xfrm>
                      <a:off x="0" y="0"/>
                      <a:ext cx="4181475" cy="3476625"/>
                    </a:xfrm>
                    <a:prstGeom prst="rect">
                      <a:avLst/>
                    </a:prstGeom>
                    <a:noFill/>
                    <a:ln w="9525">
                      <a:noFill/>
                      <a:miter lim="800000"/>
                      <a:headEnd/>
                      <a:tailEnd/>
                    </a:ln>
                  </pic:spPr>
                </pic:pic>
              </a:graphicData>
            </a:graphic>
          </wp:inline>
        </w:drawing>
      </w:r>
    </w:p>
    <w:p w:rsidR="00790B4F" w:rsidRDefault="00790B4F" w:rsidP="00163FD7"/>
    <w:p w:rsidR="008E6F7B" w:rsidRPr="00412736" w:rsidRDefault="008E6F7B" w:rsidP="008E6F7B">
      <w:pPr>
        <w:pStyle w:val="FigureDescription"/>
      </w:pPr>
      <w:bookmarkStart w:id="27" w:name="_Ref397172997"/>
      <w:proofErr w:type="spellStart"/>
      <w:r>
        <w:rPr>
          <w:rFonts w:hint="eastAsia"/>
        </w:rPr>
        <w:t>OpsDev</w:t>
      </w:r>
      <w:proofErr w:type="spellEnd"/>
      <w:r>
        <w:rPr>
          <w:rFonts w:hint="eastAsia"/>
        </w:rPr>
        <w:t xml:space="preserve">-java </w:t>
      </w:r>
      <w:r>
        <w:rPr>
          <w:rFonts w:hint="eastAsia"/>
        </w:rPr>
        <w:t>插件安装成功示意图</w:t>
      </w:r>
      <w:bookmarkEnd w:id="27"/>
    </w:p>
    <w:p w:rsidR="004D1A60" w:rsidRDefault="00790B4F" w:rsidP="00163FD7">
      <w:pPr>
        <w:pStyle w:val="Figure"/>
      </w:pPr>
      <w:r>
        <w:rPr>
          <w:noProof/>
        </w:rPr>
        <w:drawing>
          <wp:inline distT="0" distB="0" distL="0" distR="0">
            <wp:extent cx="3390900" cy="3238500"/>
            <wp:effectExtent l="19050" t="0" r="0" b="0"/>
            <wp:docPr id="46" name="图片 46"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18"/>
                    <pic:cNvPicPr>
                      <a:picLocks noChangeAspect="1" noChangeArrowheads="1"/>
                    </pic:cNvPicPr>
                  </pic:nvPicPr>
                  <pic:blipFill>
                    <a:blip r:embed="rId20" cstate="print"/>
                    <a:srcRect/>
                    <a:stretch>
                      <a:fillRect/>
                    </a:stretch>
                  </pic:blipFill>
                  <pic:spPr bwMode="auto">
                    <a:xfrm>
                      <a:off x="0" y="0"/>
                      <a:ext cx="3390900" cy="3238500"/>
                    </a:xfrm>
                    <a:prstGeom prst="rect">
                      <a:avLst/>
                    </a:prstGeom>
                    <a:noFill/>
                    <a:ln w="9525">
                      <a:noFill/>
                      <a:miter lim="800000"/>
                      <a:headEnd/>
                      <a:tailEnd/>
                    </a:ln>
                  </pic:spPr>
                </pic:pic>
              </a:graphicData>
            </a:graphic>
          </wp:inline>
        </w:drawing>
      </w:r>
    </w:p>
    <w:p w:rsidR="00790B4F" w:rsidRDefault="00790B4F" w:rsidP="008E6F7B"/>
    <w:p w:rsidR="00790B4F" w:rsidRPr="0065262B" w:rsidRDefault="00790B4F" w:rsidP="00790B4F">
      <w:pPr>
        <w:pStyle w:val="1"/>
        <w:keepLines/>
        <w:widowControl w:val="0"/>
        <w:spacing w:before="340" w:after="330" w:line="578" w:lineRule="auto"/>
        <w:rPr>
          <w:szCs w:val="21"/>
        </w:rPr>
      </w:pPr>
      <w:bookmarkStart w:id="28" w:name="_Toc397181803"/>
      <w:r w:rsidRPr="00537A9A">
        <w:rPr>
          <w:rFonts w:hint="eastAsia"/>
          <w:szCs w:val="21"/>
        </w:rPr>
        <w:lastRenderedPageBreak/>
        <w:t>使用指南</w:t>
      </w:r>
      <w:bookmarkEnd w:id="28"/>
    </w:p>
    <w:p w:rsidR="00790B4F" w:rsidRPr="00516DCA" w:rsidRDefault="00790B4F" w:rsidP="008E6F7B">
      <w:pPr>
        <w:pStyle w:val="21"/>
        <w:rPr>
          <w:rFonts w:eastAsia="宋体" w:hAnsi="FrutigerNext LT Regular"/>
        </w:rPr>
      </w:pPr>
      <w:bookmarkStart w:id="29" w:name="_Toc397181804"/>
      <w:r>
        <w:rPr>
          <w:rFonts w:eastAsia="宋体" w:hAnsi="FrutigerNext LT Regular" w:hint="eastAsia"/>
        </w:rPr>
        <w:t>创建</w:t>
      </w:r>
      <w:r w:rsidRPr="00EB712A">
        <w:t>OpsDev-java</w:t>
      </w:r>
      <w:r>
        <w:rPr>
          <w:rFonts w:eastAsia="宋体" w:hAnsi="FrutigerNext LT Regular" w:hint="eastAsia"/>
        </w:rPr>
        <w:t>工程</w:t>
      </w:r>
      <w:bookmarkEnd w:id="29"/>
    </w:p>
    <w:p w:rsidR="00790B4F" w:rsidRDefault="008E6F7B" w:rsidP="00163FD7">
      <w:pPr>
        <w:pStyle w:val="Step"/>
        <w:rPr>
          <w:u w:color="FF0000"/>
        </w:rPr>
      </w:pPr>
      <w:r>
        <w:rPr>
          <w:rFonts w:hint="eastAsia"/>
        </w:rPr>
        <w:t>在</w:t>
      </w:r>
      <w:r w:rsidRPr="008E6F7B">
        <w:rPr>
          <w:rFonts w:hint="eastAsia"/>
          <w:u w:color="FF0000"/>
        </w:rPr>
        <w:t>Eclipse</w:t>
      </w:r>
      <w:r w:rsidR="00790B4F" w:rsidRPr="0043314D">
        <w:rPr>
          <w:rFonts w:hint="eastAsia"/>
        </w:rPr>
        <w:t>新增一个工程，选择</w:t>
      </w:r>
      <w:proofErr w:type="spellStart"/>
      <w:r w:rsidR="00790B4F" w:rsidRPr="008E6F7B">
        <w:rPr>
          <w:rFonts w:hint="eastAsia"/>
          <w:u w:color="FF0000"/>
        </w:rPr>
        <w:t>OpsDev_java</w:t>
      </w:r>
      <w:proofErr w:type="spellEnd"/>
      <w:r w:rsidR="00790B4F" w:rsidRPr="008E6F7B">
        <w:rPr>
          <w:rFonts w:hint="eastAsia"/>
          <w:u w:color="FF0000"/>
        </w:rPr>
        <w:t xml:space="preserve"> Project</w:t>
      </w:r>
      <w:r w:rsidR="00790B4F" w:rsidRPr="008E6F7B">
        <w:rPr>
          <w:rFonts w:hint="eastAsia"/>
          <w:u w:color="FF0000"/>
        </w:rPr>
        <w:t>。</w:t>
      </w:r>
      <w:r w:rsidRPr="008E6F7B">
        <w:rPr>
          <w:rFonts w:hint="eastAsia"/>
          <w:u w:color="FF0000"/>
        </w:rPr>
        <w:t>具体步骤为</w:t>
      </w:r>
      <w:r w:rsidR="00790B4F" w:rsidRPr="008E6F7B">
        <w:rPr>
          <w:rFonts w:hint="eastAsia"/>
          <w:u w:color="FF0000"/>
        </w:rPr>
        <w:t>打开</w:t>
      </w:r>
      <w:r w:rsidR="00790B4F" w:rsidRPr="008E6F7B">
        <w:rPr>
          <w:rFonts w:hint="eastAsia"/>
          <w:u w:color="FF0000"/>
        </w:rPr>
        <w:t>Eclipse</w:t>
      </w:r>
      <w:r w:rsidR="00790B4F" w:rsidRPr="008E6F7B">
        <w:rPr>
          <w:rFonts w:hint="eastAsia"/>
          <w:u w:color="FF0000"/>
        </w:rPr>
        <w:t>，选择</w:t>
      </w:r>
      <w:r w:rsidR="00790B4F" w:rsidRPr="008E6F7B">
        <w:rPr>
          <w:rFonts w:hint="eastAsia"/>
          <w:u w:color="FF0000"/>
        </w:rPr>
        <w:t>File</w:t>
      </w:r>
      <w:r>
        <w:rPr>
          <w:rFonts w:hint="eastAsia"/>
          <w:u w:color="FF0000"/>
        </w:rPr>
        <w:t>--&gt;</w:t>
      </w:r>
      <w:r w:rsidR="00790B4F" w:rsidRPr="008E6F7B">
        <w:rPr>
          <w:rFonts w:hint="eastAsia"/>
          <w:u w:color="FF0000"/>
        </w:rPr>
        <w:t>New</w:t>
      </w:r>
      <w:r>
        <w:rPr>
          <w:rFonts w:hint="eastAsia"/>
          <w:u w:color="FF0000"/>
        </w:rPr>
        <w:t>--&gt;</w:t>
      </w:r>
      <w:r w:rsidR="00790B4F" w:rsidRPr="008E6F7B">
        <w:rPr>
          <w:rFonts w:hint="eastAsia"/>
          <w:u w:color="FF0000"/>
        </w:rPr>
        <w:t>Other</w:t>
      </w:r>
      <w:r>
        <w:rPr>
          <w:rFonts w:hint="eastAsia"/>
          <w:u w:color="FF0000"/>
        </w:rPr>
        <w:t>，如</w:t>
      </w:r>
      <w:r w:rsidR="00A130F1">
        <w:rPr>
          <w:u w:color="FF0000"/>
        </w:rPr>
        <w:fldChar w:fldCharType="begin"/>
      </w:r>
      <w:r>
        <w:rPr>
          <w:u w:color="FF0000"/>
        </w:rPr>
        <w:instrText xml:space="preserve"> </w:instrText>
      </w:r>
      <w:r>
        <w:rPr>
          <w:rFonts w:hint="eastAsia"/>
          <w:u w:color="FF0000"/>
        </w:rPr>
        <w:instrText>REF _Ref397173168 \r \h</w:instrText>
      </w:r>
      <w:r>
        <w:rPr>
          <w:u w:color="FF0000"/>
        </w:rPr>
        <w:instrText xml:space="preserve"> </w:instrText>
      </w:r>
      <w:r w:rsidR="00A130F1">
        <w:rPr>
          <w:u w:color="FF0000"/>
        </w:rPr>
      </w:r>
      <w:r w:rsidR="00A130F1">
        <w:rPr>
          <w:u w:color="FF0000"/>
        </w:rPr>
        <w:fldChar w:fldCharType="separate"/>
      </w:r>
      <w:r>
        <w:rPr>
          <w:rFonts w:hint="eastAsia"/>
          <w:u w:color="FF0000"/>
        </w:rPr>
        <w:t>图</w:t>
      </w:r>
      <w:r>
        <w:rPr>
          <w:rFonts w:hint="eastAsia"/>
          <w:u w:color="FF0000"/>
        </w:rPr>
        <w:t>3-1</w:t>
      </w:r>
      <w:r w:rsidR="00A130F1">
        <w:rPr>
          <w:u w:color="FF0000"/>
        </w:rPr>
        <w:fldChar w:fldCharType="end"/>
      </w:r>
      <w:r>
        <w:rPr>
          <w:rFonts w:hint="eastAsia"/>
          <w:u w:color="FF0000"/>
        </w:rPr>
        <w:t>所示</w:t>
      </w:r>
      <w:r w:rsidR="00790B4F" w:rsidRPr="008E6F7B">
        <w:rPr>
          <w:rFonts w:hint="eastAsia"/>
          <w:u w:color="FF0000"/>
        </w:rPr>
        <w:t>。</w:t>
      </w:r>
    </w:p>
    <w:p w:rsidR="008E6F7B" w:rsidRPr="008E6F7B" w:rsidRDefault="008E6F7B" w:rsidP="008E6F7B">
      <w:pPr>
        <w:pStyle w:val="FigureDescription"/>
        <w:rPr>
          <w:u w:color="FF0000"/>
        </w:rPr>
      </w:pPr>
      <w:bookmarkStart w:id="30" w:name="_Ref397173168"/>
      <w:r>
        <w:rPr>
          <w:rFonts w:hint="eastAsia"/>
        </w:rPr>
        <w:t>新增</w:t>
      </w:r>
      <w:proofErr w:type="spellStart"/>
      <w:r>
        <w:rPr>
          <w:rFonts w:hint="eastAsia"/>
        </w:rPr>
        <w:t>OpsDev</w:t>
      </w:r>
      <w:proofErr w:type="spellEnd"/>
      <w:r>
        <w:rPr>
          <w:rFonts w:hint="eastAsia"/>
        </w:rPr>
        <w:t>-Java Project</w:t>
      </w:r>
      <w:r>
        <w:rPr>
          <w:rFonts w:hint="eastAsia"/>
        </w:rPr>
        <w:t>工程示意图</w:t>
      </w:r>
      <w:bookmarkEnd w:id="30"/>
    </w:p>
    <w:p w:rsidR="004D1A60" w:rsidRDefault="00790B4F" w:rsidP="00767842">
      <w:pPr>
        <w:pStyle w:val="Figure"/>
      </w:pPr>
      <w:r>
        <w:rPr>
          <w:noProof/>
        </w:rPr>
        <w:drawing>
          <wp:inline distT="0" distB="0" distL="0" distR="0">
            <wp:extent cx="4181475" cy="3476625"/>
            <wp:effectExtent l="19050" t="0" r="9525" b="0"/>
            <wp:docPr id="89" name="图片 89" descr="安装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安装3"/>
                    <pic:cNvPicPr>
                      <a:picLocks noChangeAspect="1" noChangeArrowheads="1"/>
                    </pic:cNvPicPr>
                  </pic:nvPicPr>
                  <pic:blipFill>
                    <a:blip r:embed="rId19" cstate="print"/>
                    <a:srcRect/>
                    <a:stretch>
                      <a:fillRect/>
                    </a:stretch>
                  </pic:blipFill>
                  <pic:spPr bwMode="auto">
                    <a:xfrm>
                      <a:off x="0" y="0"/>
                      <a:ext cx="4181475" cy="3476625"/>
                    </a:xfrm>
                    <a:prstGeom prst="rect">
                      <a:avLst/>
                    </a:prstGeom>
                    <a:noFill/>
                    <a:ln w="9525">
                      <a:noFill/>
                      <a:miter lim="800000"/>
                      <a:headEnd/>
                      <a:tailEnd/>
                    </a:ln>
                  </pic:spPr>
                </pic:pic>
              </a:graphicData>
            </a:graphic>
          </wp:inline>
        </w:drawing>
      </w:r>
    </w:p>
    <w:p w:rsidR="0065262B" w:rsidRPr="00767842" w:rsidRDefault="0065262B" w:rsidP="008E6F7B"/>
    <w:p w:rsidR="00790B4F" w:rsidRPr="008E6F7B" w:rsidRDefault="00790B4F" w:rsidP="00767842">
      <w:pPr>
        <w:pStyle w:val="Step"/>
        <w:rPr>
          <w:noProof/>
        </w:rPr>
      </w:pPr>
      <w:r w:rsidRPr="000E6242">
        <w:rPr>
          <w:rFonts w:hint="eastAsia"/>
          <w:u w:color="FF0000"/>
        </w:rPr>
        <w:t>点击</w:t>
      </w:r>
      <w:r w:rsidRPr="000E6242">
        <w:rPr>
          <w:rFonts w:hint="eastAsia"/>
          <w:u w:color="FF0000"/>
        </w:rPr>
        <w:t>Other</w:t>
      </w:r>
      <w:r w:rsidRPr="000E6242">
        <w:rPr>
          <w:rFonts w:hint="eastAsia"/>
          <w:u w:color="FF0000"/>
        </w:rPr>
        <w:t>后</w:t>
      </w:r>
      <w:r>
        <w:rPr>
          <w:rFonts w:hint="eastAsia"/>
          <w:u w:color="FF0000"/>
        </w:rPr>
        <w:t>，选择</w:t>
      </w:r>
      <w:proofErr w:type="spellStart"/>
      <w:r w:rsidR="00F85200">
        <w:rPr>
          <w:rFonts w:hint="eastAsia"/>
          <w:u w:color="FF0000"/>
        </w:rPr>
        <w:t>OpsDev</w:t>
      </w:r>
      <w:proofErr w:type="spellEnd"/>
      <w:r w:rsidR="00F85200">
        <w:rPr>
          <w:rFonts w:hint="eastAsia"/>
          <w:u w:color="FF0000"/>
        </w:rPr>
        <w:t xml:space="preserve"> </w:t>
      </w:r>
      <w:r>
        <w:rPr>
          <w:rFonts w:hint="eastAsia"/>
          <w:u w:color="FF0000"/>
        </w:rPr>
        <w:t>java Project</w:t>
      </w:r>
      <w:r>
        <w:rPr>
          <w:rFonts w:hint="eastAsia"/>
          <w:u w:color="FF0000"/>
        </w:rPr>
        <w:t>，点击</w:t>
      </w:r>
      <w:r>
        <w:rPr>
          <w:rFonts w:hint="eastAsia"/>
          <w:u w:color="FF0000"/>
        </w:rPr>
        <w:t>Next</w:t>
      </w:r>
      <w:r w:rsidR="004B2769">
        <w:rPr>
          <w:rFonts w:hint="eastAsia"/>
          <w:u w:color="FF0000"/>
        </w:rPr>
        <w:t>进入下一步</w:t>
      </w:r>
      <w:r w:rsidR="008E6F7B">
        <w:rPr>
          <w:rFonts w:hint="eastAsia"/>
          <w:u w:color="FF0000"/>
        </w:rPr>
        <w:t>，如</w:t>
      </w:r>
      <w:r w:rsidR="00A130F1">
        <w:rPr>
          <w:u w:color="FF0000"/>
        </w:rPr>
        <w:fldChar w:fldCharType="begin"/>
      </w:r>
      <w:r w:rsidR="008E6F7B">
        <w:rPr>
          <w:u w:color="FF0000"/>
        </w:rPr>
        <w:instrText xml:space="preserve"> </w:instrText>
      </w:r>
      <w:r w:rsidR="008E6F7B">
        <w:rPr>
          <w:rFonts w:hint="eastAsia"/>
          <w:u w:color="FF0000"/>
        </w:rPr>
        <w:instrText>REF _Ref397173213 \r \h</w:instrText>
      </w:r>
      <w:r w:rsidR="008E6F7B">
        <w:rPr>
          <w:u w:color="FF0000"/>
        </w:rPr>
        <w:instrText xml:space="preserve"> </w:instrText>
      </w:r>
      <w:r w:rsidR="00A130F1">
        <w:rPr>
          <w:u w:color="FF0000"/>
        </w:rPr>
      </w:r>
      <w:r w:rsidR="00A130F1">
        <w:rPr>
          <w:u w:color="FF0000"/>
        </w:rPr>
        <w:fldChar w:fldCharType="separate"/>
      </w:r>
      <w:r w:rsidR="008E6F7B">
        <w:rPr>
          <w:rFonts w:hint="eastAsia"/>
          <w:u w:color="FF0000"/>
        </w:rPr>
        <w:t>图</w:t>
      </w:r>
      <w:r w:rsidR="008E6F7B">
        <w:rPr>
          <w:rFonts w:hint="eastAsia"/>
          <w:u w:color="FF0000"/>
        </w:rPr>
        <w:t>3-2</w:t>
      </w:r>
      <w:r w:rsidR="00A130F1">
        <w:rPr>
          <w:u w:color="FF0000"/>
        </w:rPr>
        <w:fldChar w:fldCharType="end"/>
      </w:r>
      <w:r w:rsidR="008E6F7B">
        <w:rPr>
          <w:rFonts w:hint="eastAsia"/>
          <w:u w:color="FF0000"/>
        </w:rPr>
        <w:t>所示。</w:t>
      </w:r>
    </w:p>
    <w:p w:rsidR="008E6F7B" w:rsidRDefault="008E6F7B" w:rsidP="008E6F7B">
      <w:pPr>
        <w:pStyle w:val="FigureDescription"/>
        <w:rPr>
          <w:noProof/>
        </w:rPr>
      </w:pPr>
      <w:bookmarkStart w:id="31" w:name="_Ref397173213"/>
      <w:r>
        <w:rPr>
          <w:rFonts w:hint="eastAsia"/>
        </w:rPr>
        <w:lastRenderedPageBreak/>
        <w:t>创建</w:t>
      </w:r>
      <w:proofErr w:type="spellStart"/>
      <w:r>
        <w:rPr>
          <w:rFonts w:hint="eastAsia"/>
        </w:rPr>
        <w:t>OpsDev</w:t>
      </w:r>
      <w:proofErr w:type="spellEnd"/>
      <w:r>
        <w:rPr>
          <w:rFonts w:hint="eastAsia"/>
        </w:rPr>
        <w:t>-java Project</w:t>
      </w:r>
      <w:r>
        <w:rPr>
          <w:rFonts w:hint="eastAsia"/>
        </w:rPr>
        <w:t>示意图</w:t>
      </w:r>
      <w:bookmarkEnd w:id="31"/>
    </w:p>
    <w:p w:rsidR="004D1A60" w:rsidRDefault="00F85200" w:rsidP="00767842">
      <w:pPr>
        <w:pStyle w:val="Figure"/>
      </w:pPr>
      <w:r w:rsidRPr="00F85200">
        <w:rPr>
          <w:noProof/>
        </w:rPr>
        <w:drawing>
          <wp:inline distT="0" distB="0" distL="0" distR="0">
            <wp:extent cx="3390900" cy="3238500"/>
            <wp:effectExtent l="19050" t="0" r="0" b="0"/>
            <wp:docPr id="14" name="图片 46"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18"/>
                    <pic:cNvPicPr>
                      <a:picLocks noChangeAspect="1" noChangeArrowheads="1"/>
                    </pic:cNvPicPr>
                  </pic:nvPicPr>
                  <pic:blipFill>
                    <a:blip r:embed="rId20" cstate="print"/>
                    <a:srcRect/>
                    <a:stretch>
                      <a:fillRect/>
                    </a:stretch>
                  </pic:blipFill>
                  <pic:spPr bwMode="auto">
                    <a:xfrm>
                      <a:off x="0" y="0"/>
                      <a:ext cx="3390900" cy="3238500"/>
                    </a:xfrm>
                    <a:prstGeom prst="rect">
                      <a:avLst/>
                    </a:prstGeom>
                    <a:noFill/>
                    <a:ln w="9525">
                      <a:noFill/>
                      <a:miter lim="800000"/>
                      <a:headEnd/>
                      <a:tailEnd/>
                    </a:ln>
                  </pic:spPr>
                </pic:pic>
              </a:graphicData>
            </a:graphic>
          </wp:inline>
        </w:drawing>
      </w:r>
    </w:p>
    <w:p w:rsidR="00790B4F" w:rsidRDefault="00790B4F" w:rsidP="008E6F7B"/>
    <w:p w:rsidR="00790B4F" w:rsidRDefault="00790B4F" w:rsidP="00767842">
      <w:pPr>
        <w:pStyle w:val="Step"/>
        <w:rPr>
          <w:noProof/>
        </w:rPr>
      </w:pPr>
      <w:r w:rsidRPr="000B5A71">
        <w:rPr>
          <w:rFonts w:hint="eastAsia"/>
        </w:rPr>
        <w:t>设置</w:t>
      </w:r>
      <w:proofErr w:type="spellStart"/>
      <w:r w:rsidRPr="000B5A71">
        <w:rPr>
          <w:rFonts w:hint="eastAsia"/>
        </w:rPr>
        <w:t>OpsDev</w:t>
      </w:r>
      <w:proofErr w:type="spellEnd"/>
      <w:r w:rsidRPr="000B5A71">
        <w:rPr>
          <w:rFonts w:hint="eastAsia"/>
        </w:rPr>
        <w:t>-Java Project</w:t>
      </w:r>
      <w:r w:rsidRPr="000B5A71">
        <w:rPr>
          <w:rFonts w:hint="eastAsia"/>
        </w:rPr>
        <w:t>项目，按需要进行以下设置</w:t>
      </w:r>
      <w:r w:rsidR="008E6F7B">
        <w:rPr>
          <w:rFonts w:hint="eastAsia"/>
        </w:rPr>
        <w:t>后点击</w:t>
      </w:r>
      <w:r w:rsidR="008E6F7B">
        <w:rPr>
          <w:rFonts w:hint="eastAsia"/>
        </w:rPr>
        <w:t>Next</w:t>
      </w:r>
      <w:r w:rsidR="004B2769">
        <w:rPr>
          <w:rFonts w:hint="eastAsia"/>
        </w:rPr>
        <w:t>进入下一步</w:t>
      </w:r>
      <w:r w:rsidR="008E6F7B">
        <w:rPr>
          <w:rFonts w:hint="eastAsia"/>
        </w:rPr>
        <w:t>，如</w:t>
      </w:r>
      <w:r w:rsidR="00A130F1">
        <w:fldChar w:fldCharType="begin"/>
      </w:r>
      <w:r w:rsidR="008E6F7B">
        <w:instrText xml:space="preserve"> </w:instrText>
      </w:r>
      <w:r w:rsidR="008E6F7B">
        <w:rPr>
          <w:rFonts w:hint="eastAsia"/>
        </w:rPr>
        <w:instrText>REF _Ref397173251 \r \h</w:instrText>
      </w:r>
      <w:r w:rsidR="008E6F7B">
        <w:instrText xml:space="preserve"> </w:instrText>
      </w:r>
      <w:r w:rsidR="00A130F1">
        <w:fldChar w:fldCharType="separate"/>
      </w:r>
      <w:r w:rsidR="008E6F7B">
        <w:rPr>
          <w:rFonts w:hint="eastAsia"/>
        </w:rPr>
        <w:t>图</w:t>
      </w:r>
      <w:r w:rsidR="008E6F7B">
        <w:rPr>
          <w:rFonts w:hint="eastAsia"/>
        </w:rPr>
        <w:t>3-3</w:t>
      </w:r>
      <w:r w:rsidR="00A130F1">
        <w:fldChar w:fldCharType="end"/>
      </w:r>
      <w:r w:rsidR="008E6F7B">
        <w:rPr>
          <w:rFonts w:hint="eastAsia"/>
        </w:rPr>
        <w:t>所示。</w:t>
      </w:r>
    </w:p>
    <w:p w:rsidR="008E6F7B" w:rsidRPr="000B5A71" w:rsidRDefault="008E6F7B" w:rsidP="008E6F7B">
      <w:pPr>
        <w:pStyle w:val="FigureDescription"/>
        <w:rPr>
          <w:noProof/>
        </w:rPr>
      </w:pPr>
      <w:bookmarkStart w:id="32" w:name="_Ref397173251"/>
      <w:proofErr w:type="spellStart"/>
      <w:r>
        <w:rPr>
          <w:rFonts w:hint="eastAsia"/>
        </w:rPr>
        <w:lastRenderedPageBreak/>
        <w:t>OpsDev</w:t>
      </w:r>
      <w:proofErr w:type="spellEnd"/>
      <w:r>
        <w:rPr>
          <w:rFonts w:hint="eastAsia"/>
        </w:rPr>
        <w:t xml:space="preserve">-java Project </w:t>
      </w:r>
      <w:r>
        <w:rPr>
          <w:rFonts w:hint="eastAsia"/>
        </w:rPr>
        <w:t>工程示意图</w:t>
      </w:r>
      <w:bookmarkEnd w:id="32"/>
    </w:p>
    <w:p w:rsidR="004D1A60" w:rsidRDefault="00790B4F" w:rsidP="00767842">
      <w:pPr>
        <w:pStyle w:val="Figure"/>
      </w:pPr>
      <w:r>
        <w:rPr>
          <w:noProof/>
        </w:rPr>
        <w:drawing>
          <wp:inline distT="0" distB="0" distL="0" distR="0">
            <wp:extent cx="3533775" cy="4476750"/>
            <wp:effectExtent l="19050" t="0" r="9525" b="0"/>
            <wp:docPr id="8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1" cstate="print"/>
                    <a:srcRect/>
                    <a:stretch>
                      <a:fillRect/>
                    </a:stretch>
                  </pic:blipFill>
                  <pic:spPr bwMode="auto">
                    <a:xfrm>
                      <a:off x="0" y="0"/>
                      <a:ext cx="3533775" cy="4476750"/>
                    </a:xfrm>
                    <a:prstGeom prst="rect">
                      <a:avLst/>
                    </a:prstGeom>
                    <a:noFill/>
                    <a:ln w="9525">
                      <a:noFill/>
                      <a:miter lim="800000"/>
                      <a:headEnd/>
                      <a:tailEnd/>
                    </a:ln>
                  </pic:spPr>
                </pic:pic>
              </a:graphicData>
            </a:graphic>
          </wp:inline>
        </w:drawing>
      </w:r>
    </w:p>
    <w:p w:rsidR="008E6F7B" w:rsidRDefault="008E6F7B" w:rsidP="00767842"/>
    <w:p w:rsidR="00790B4F" w:rsidRPr="000B5A71" w:rsidRDefault="00790B4F" w:rsidP="008E6F7B">
      <w:r w:rsidRPr="000B5A71">
        <w:rPr>
          <w:rFonts w:hint="eastAsia"/>
        </w:rPr>
        <w:t>Project Name</w:t>
      </w:r>
      <w:r w:rsidRPr="000B5A71">
        <w:rPr>
          <w:rFonts w:hint="eastAsia"/>
        </w:rPr>
        <w:t>：工程名</w:t>
      </w:r>
    </w:p>
    <w:p w:rsidR="00790B4F" w:rsidRPr="000B5A71" w:rsidRDefault="00790B4F" w:rsidP="008E6F7B">
      <w:r w:rsidRPr="000B5A71">
        <w:rPr>
          <w:rFonts w:hint="eastAsia"/>
        </w:rPr>
        <w:t>Use Default location</w:t>
      </w:r>
      <w:r w:rsidRPr="000B5A71">
        <w:rPr>
          <w:rFonts w:hint="eastAsia"/>
        </w:rPr>
        <w:t>：默认工程路径。</w:t>
      </w:r>
    </w:p>
    <w:p w:rsidR="00790B4F" w:rsidRDefault="00790B4F" w:rsidP="008E6F7B">
      <w:pPr>
        <w:rPr>
          <w:ins w:id="33" w:author="Administrator" w:date="2014-09-02T15:56:00Z"/>
          <w:rFonts w:hint="eastAsia"/>
        </w:rPr>
      </w:pPr>
      <w:r w:rsidRPr="000B5A71">
        <w:rPr>
          <w:rFonts w:hint="eastAsia"/>
        </w:rPr>
        <w:t>JRE</w:t>
      </w:r>
      <w:r w:rsidRPr="000B5A71">
        <w:rPr>
          <w:rFonts w:hint="eastAsia"/>
        </w:rPr>
        <w:t>：选择</w:t>
      </w:r>
      <w:r w:rsidRPr="000B5A71">
        <w:rPr>
          <w:rFonts w:hint="eastAsia"/>
        </w:rPr>
        <w:t>JRE1.6</w:t>
      </w:r>
    </w:p>
    <w:p w:rsidR="000D5487" w:rsidRPr="000B5A71" w:rsidRDefault="000D5487" w:rsidP="008E6F7B">
      <w:ins w:id="34" w:author="Administrator" w:date="2014-09-02T15:56:00Z">
        <w:r>
          <w:rPr>
            <w:rFonts w:hint="eastAsia"/>
          </w:rPr>
          <w:t>输入工程名，</w:t>
        </w:r>
      </w:ins>
      <w:ins w:id="35" w:author="Administrator" w:date="2014-09-02T15:57:00Z">
        <w:r>
          <w:rPr>
            <w:rFonts w:hint="eastAsia"/>
          </w:rPr>
          <w:t>点击</w:t>
        </w:r>
        <w:r>
          <w:rPr>
            <w:rFonts w:hint="eastAsia"/>
          </w:rPr>
          <w:t>Next</w:t>
        </w:r>
        <w:r>
          <w:rPr>
            <w:rFonts w:hint="eastAsia"/>
          </w:rPr>
          <w:t>，进入如下图所示</w:t>
        </w:r>
      </w:ins>
      <w:ins w:id="36" w:author="Administrator" w:date="2014-09-02T15:58:00Z">
        <w:r>
          <w:rPr>
            <w:rFonts w:hint="eastAsia"/>
          </w:rPr>
          <w:t>页面，定义</w:t>
        </w:r>
        <w:r>
          <w:rPr>
            <w:rFonts w:hint="eastAsia"/>
          </w:rPr>
          <w:t>java</w:t>
        </w:r>
        <w:r>
          <w:rPr>
            <w:rFonts w:hint="eastAsia"/>
          </w:rPr>
          <w:t>构建设置</w:t>
        </w:r>
      </w:ins>
    </w:p>
    <w:p w:rsidR="004D1A60" w:rsidRDefault="00790B4F" w:rsidP="004D1A60">
      <w:pPr>
        <w:keepNext/>
      </w:pPr>
      <w:r>
        <w:rPr>
          <w:noProof/>
        </w:rPr>
        <w:lastRenderedPageBreak/>
        <w:drawing>
          <wp:inline distT="0" distB="0" distL="0" distR="0">
            <wp:extent cx="5276850" cy="6705600"/>
            <wp:effectExtent l="19050" t="0" r="0" b="0"/>
            <wp:docPr id="8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2" cstate="print"/>
                    <a:srcRect/>
                    <a:stretch>
                      <a:fillRect/>
                    </a:stretch>
                  </pic:blipFill>
                  <pic:spPr bwMode="auto">
                    <a:xfrm>
                      <a:off x="0" y="0"/>
                      <a:ext cx="5276850" cy="6705600"/>
                    </a:xfrm>
                    <a:prstGeom prst="rect">
                      <a:avLst/>
                    </a:prstGeom>
                    <a:noFill/>
                    <a:ln w="9525">
                      <a:noFill/>
                      <a:miter lim="800000"/>
                      <a:headEnd/>
                      <a:tailEnd/>
                    </a:ln>
                  </pic:spPr>
                </pic:pic>
              </a:graphicData>
            </a:graphic>
          </wp:inline>
        </w:drawing>
      </w:r>
    </w:p>
    <w:p w:rsidR="00790B4F" w:rsidRDefault="004D1A60" w:rsidP="004D1A60">
      <w:pPr>
        <w:pStyle w:val="aff1"/>
        <w:ind w:firstLineChars="1250" w:firstLine="2500"/>
      </w:pPr>
      <w:commentRangeStart w:id="37"/>
      <w:r>
        <w:rPr>
          <w:rFonts w:hint="eastAsia"/>
        </w:rPr>
        <w:t>图表</w:t>
      </w:r>
      <w:r>
        <w:rPr>
          <w:rFonts w:hint="eastAsia"/>
        </w:rPr>
        <w:t xml:space="preserve"> </w:t>
      </w:r>
      <w:r w:rsidR="00A130F1">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A130F1">
        <w:fldChar w:fldCharType="separate"/>
      </w:r>
      <w:r>
        <w:rPr>
          <w:noProof/>
        </w:rPr>
        <w:t>16</w:t>
      </w:r>
      <w:r w:rsidR="00A130F1">
        <w:fldChar w:fldCharType="end"/>
      </w:r>
      <w:commentRangeEnd w:id="37"/>
      <w:r w:rsidR="008E6F7B">
        <w:rPr>
          <w:rStyle w:val="aff4"/>
          <w:rFonts w:ascii="Times New Roman" w:eastAsia="宋体" w:hAnsi="Times New Roman"/>
        </w:rPr>
        <w:commentReference w:id="37"/>
      </w:r>
      <w:r w:rsidR="000D5487">
        <w:rPr>
          <w:rFonts w:hint="eastAsia"/>
        </w:rPr>
        <w:t xml:space="preserve"> </w:t>
      </w:r>
    </w:p>
    <w:p w:rsidR="00790B4F" w:rsidRDefault="00790B4F" w:rsidP="00790B4F">
      <w:pPr>
        <w:rPr>
          <w:noProof/>
        </w:rPr>
      </w:pPr>
    </w:p>
    <w:p w:rsidR="00790B4F" w:rsidRDefault="00183B06" w:rsidP="00183B06">
      <w:pPr>
        <w:pStyle w:val="Step"/>
      </w:pPr>
      <w:r>
        <w:rPr>
          <w:rFonts w:hint="eastAsia"/>
          <w:noProof/>
        </w:rPr>
        <w:t>设置</w:t>
      </w:r>
      <w:r w:rsidR="00790B4F" w:rsidRPr="000B5A71">
        <w:rPr>
          <w:rFonts w:hint="eastAsia"/>
          <w:noProof/>
        </w:rPr>
        <w:t>默认的</w:t>
      </w:r>
      <w:r w:rsidR="00790B4F" w:rsidRPr="000B5A71">
        <w:rPr>
          <w:rFonts w:hint="eastAsia"/>
          <w:noProof/>
        </w:rPr>
        <w:t>OpsDev-java</w:t>
      </w:r>
      <w:r w:rsidR="00790B4F" w:rsidRPr="000B5A71">
        <w:rPr>
          <w:rFonts w:hint="eastAsia"/>
          <w:noProof/>
        </w:rPr>
        <w:t>工程路径配置</w:t>
      </w:r>
      <w:r>
        <w:rPr>
          <w:rFonts w:hint="eastAsia"/>
          <w:noProof/>
        </w:rPr>
        <w:t>，如</w:t>
      </w:r>
      <w:r w:rsidR="00A130F1">
        <w:rPr>
          <w:noProof/>
        </w:rPr>
        <w:fldChar w:fldCharType="begin"/>
      </w:r>
      <w:r>
        <w:rPr>
          <w:noProof/>
        </w:rPr>
        <w:instrText xml:space="preserve"> </w:instrText>
      </w:r>
      <w:r>
        <w:rPr>
          <w:rFonts w:hint="eastAsia"/>
          <w:noProof/>
        </w:rPr>
        <w:instrText>REF _Ref397173722 \r \h</w:instrText>
      </w:r>
      <w:r>
        <w:rPr>
          <w:noProof/>
        </w:rPr>
        <w:instrText xml:space="preserve"> </w:instrText>
      </w:r>
      <w:r w:rsidR="00A130F1">
        <w:rPr>
          <w:noProof/>
        </w:rPr>
      </w:r>
      <w:r w:rsidR="00A130F1">
        <w:rPr>
          <w:noProof/>
        </w:rPr>
        <w:fldChar w:fldCharType="separate"/>
      </w:r>
      <w:r>
        <w:rPr>
          <w:rFonts w:hint="eastAsia"/>
          <w:noProof/>
        </w:rPr>
        <w:t>图</w:t>
      </w:r>
      <w:r>
        <w:rPr>
          <w:rFonts w:hint="eastAsia"/>
          <w:noProof/>
        </w:rPr>
        <w:t>3-4</w:t>
      </w:r>
      <w:r w:rsidR="00A130F1">
        <w:rPr>
          <w:noProof/>
        </w:rPr>
        <w:fldChar w:fldCharType="end"/>
      </w:r>
      <w:r>
        <w:rPr>
          <w:rFonts w:hint="eastAsia"/>
          <w:noProof/>
        </w:rPr>
        <w:t>所示</w:t>
      </w:r>
      <w:r w:rsidR="000A315E">
        <w:rPr>
          <w:rFonts w:hint="eastAsia"/>
          <w:noProof/>
        </w:rPr>
        <w:t>，设置完成后点击</w:t>
      </w:r>
      <w:r w:rsidR="000A315E">
        <w:rPr>
          <w:rFonts w:hint="eastAsia"/>
          <w:noProof/>
        </w:rPr>
        <w:t>Next</w:t>
      </w:r>
      <w:r w:rsidR="004B2769">
        <w:rPr>
          <w:rFonts w:hint="eastAsia"/>
          <w:noProof/>
        </w:rPr>
        <w:t>进入下一步</w:t>
      </w:r>
      <w:r w:rsidR="00790B4F" w:rsidRPr="000B5A71">
        <w:rPr>
          <w:rFonts w:hint="eastAsia"/>
          <w:noProof/>
        </w:rPr>
        <w:t>。</w:t>
      </w:r>
    </w:p>
    <w:p w:rsidR="00183B06" w:rsidRPr="000B5A71" w:rsidRDefault="00183B06" w:rsidP="00183B06">
      <w:pPr>
        <w:pStyle w:val="FigureDescription"/>
      </w:pPr>
      <w:bookmarkStart w:id="38" w:name="_Ref397173722"/>
      <w:r w:rsidRPr="000B5A71">
        <w:rPr>
          <w:rFonts w:hint="eastAsia"/>
          <w:noProof/>
        </w:rPr>
        <w:lastRenderedPageBreak/>
        <w:t>默认的</w:t>
      </w:r>
      <w:r w:rsidRPr="000B5A71">
        <w:rPr>
          <w:rFonts w:hint="eastAsia"/>
          <w:noProof/>
        </w:rPr>
        <w:t>OpsDev-java</w:t>
      </w:r>
      <w:r w:rsidRPr="000B5A71">
        <w:rPr>
          <w:rFonts w:hint="eastAsia"/>
          <w:noProof/>
        </w:rPr>
        <w:t>工程路径配置</w:t>
      </w:r>
      <w:r>
        <w:rPr>
          <w:rFonts w:hint="eastAsia"/>
          <w:noProof/>
        </w:rPr>
        <w:t>示意图</w:t>
      </w:r>
      <w:bookmarkEnd w:id="38"/>
    </w:p>
    <w:p w:rsidR="004D1A60" w:rsidRDefault="00790B4F" w:rsidP="00183B06">
      <w:pPr>
        <w:pStyle w:val="Figure"/>
      </w:pPr>
      <w:r>
        <w:rPr>
          <w:noProof/>
        </w:rPr>
        <w:drawing>
          <wp:inline distT="0" distB="0" distL="0" distR="0">
            <wp:extent cx="3905250" cy="4941481"/>
            <wp:effectExtent l="19050" t="0" r="0" b="0"/>
            <wp:docPr id="8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4" cstate="print"/>
                    <a:srcRect/>
                    <a:stretch>
                      <a:fillRect/>
                    </a:stretch>
                  </pic:blipFill>
                  <pic:spPr bwMode="auto">
                    <a:xfrm>
                      <a:off x="0" y="0"/>
                      <a:ext cx="3905250" cy="4941481"/>
                    </a:xfrm>
                    <a:prstGeom prst="rect">
                      <a:avLst/>
                    </a:prstGeom>
                    <a:noFill/>
                    <a:ln w="9525">
                      <a:noFill/>
                      <a:miter lim="800000"/>
                      <a:headEnd/>
                      <a:tailEnd/>
                    </a:ln>
                  </pic:spPr>
                </pic:pic>
              </a:graphicData>
            </a:graphic>
          </wp:inline>
        </w:drawing>
      </w:r>
    </w:p>
    <w:p w:rsidR="00790B4F" w:rsidRDefault="00790B4F" w:rsidP="000A315E">
      <w:pPr>
        <w:rPr>
          <w:noProof/>
        </w:rPr>
      </w:pPr>
    </w:p>
    <w:p w:rsidR="00790B4F" w:rsidRDefault="00790B4F" w:rsidP="000A315E">
      <w:pPr>
        <w:pStyle w:val="Step"/>
      </w:pPr>
      <w:r w:rsidRPr="00896A1E">
        <w:rPr>
          <w:rFonts w:hint="eastAsia"/>
          <w:noProof/>
        </w:rPr>
        <w:t>选择</w:t>
      </w:r>
      <w:r w:rsidRPr="00896A1E">
        <w:rPr>
          <w:rFonts w:hint="eastAsia"/>
          <w:noProof/>
        </w:rPr>
        <w:t>OpsDev-java</w:t>
      </w:r>
      <w:r w:rsidRPr="00896A1E">
        <w:rPr>
          <w:rFonts w:hint="eastAsia"/>
          <w:noProof/>
        </w:rPr>
        <w:t>工程模板</w:t>
      </w:r>
      <w:r w:rsidR="000A315E">
        <w:rPr>
          <w:rFonts w:hint="eastAsia"/>
          <w:noProof/>
        </w:rPr>
        <w:t>，如</w:t>
      </w:r>
      <w:r w:rsidR="00A130F1">
        <w:rPr>
          <w:noProof/>
        </w:rPr>
        <w:fldChar w:fldCharType="begin"/>
      </w:r>
      <w:r w:rsidR="000A315E">
        <w:rPr>
          <w:noProof/>
        </w:rPr>
        <w:instrText xml:space="preserve"> </w:instrText>
      </w:r>
      <w:r w:rsidR="000A315E">
        <w:rPr>
          <w:rFonts w:hint="eastAsia"/>
          <w:noProof/>
        </w:rPr>
        <w:instrText>REF _Ref397173982 \r \h</w:instrText>
      </w:r>
      <w:r w:rsidR="000A315E">
        <w:rPr>
          <w:noProof/>
        </w:rPr>
        <w:instrText xml:space="preserve"> </w:instrText>
      </w:r>
      <w:r w:rsidR="00A130F1">
        <w:rPr>
          <w:noProof/>
        </w:rPr>
      </w:r>
      <w:r w:rsidR="00A130F1">
        <w:rPr>
          <w:noProof/>
        </w:rPr>
        <w:fldChar w:fldCharType="separate"/>
      </w:r>
      <w:r w:rsidR="000A315E">
        <w:rPr>
          <w:rFonts w:hint="eastAsia"/>
          <w:noProof/>
        </w:rPr>
        <w:t>图</w:t>
      </w:r>
      <w:r w:rsidR="000A315E">
        <w:rPr>
          <w:rFonts w:hint="eastAsia"/>
          <w:noProof/>
        </w:rPr>
        <w:t>3-5</w:t>
      </w:r>
      <w:r w:rsidR="00A130F1">
        <w:rPr>
          <w:noProof/>
        </w:rPr>
        <w:fldChar w:fldCharType="end"/>
      </w:r>
      <w:r w:rsidR="000A315E">
        <w:rPr>
          <w:rFonts w:hint="eastAsia"/>
          <w:noProof/>
        </w:rPr>
        <w:t>所示，完成</w:t>
      </w:r>
      <w:commentRangeStart w:id="39"/>
      <w:r w:rsidR="000A315E">
        <w:rPr>
          <w:rFonts w:hint="eastAsia"/>
          <w:noProof/>
        </w:rPr>
        <w:t>后点</w:t>
      </w:r>
      <w:r w:rsidR="004B2769">
        <w:rPr>
          <w:rFonts w:hint="eastAsia"/>
          <w:noProof/>
        </w:rPr>
        <w:t>Finis</w:t>
      </w:r>
      <w:commentRangeEnd w:id="39"/>
      <w:r w:rsidR="004B2769">
        <w:rPr>
          <w:rStyle w:val="aff4"/>
          <w:snapToGrid/>
          <w:kern w:val="2"/>
        </w:rPr>
        <w:commentReference w:id="39"/>
      </w:r>
      <w:r w:rsidR="004B2769">
        <w:rPr>
          <w:rFonts w:hint="eastAsia"/>
          <w:noProof/>
        </w:rPr>
        <w:t>h</w:t>
      </w:r>
      <w:r w:rsidR="004B2769">
        <w:rPr>
          <w:rFonts w:hint="eastAsia"/>
          <w:noProof/>
        </w:rPr>
        <w:t>完成</w:t>
      </w:r>
      <w:r w:rsidR="000A315E">
        <w:rPr>
          <w:rFonts w:hint="eastAsia"/>
          <w:noProof/>
        </w:rPr>
        <w:t>。</w:t>
      </w:r>
    </w:p>
    <w:p w:rsidR="000A315E" w:rsidRPr="00896A1E" w:rsidRDefault="000A315E" w:rsidP="000A315E">
      <w:pPr>
        <w:pStyle w:val="FigureDescription"/>
      </w:pPr>
      <w:bookmarkStart w:id="40" w:name="_Ref397173982"/>
      <w:r w:rsidRPr="00896A1E">
        <w:rPr>
          <w:rFonts w:hint="eastAsia"/>
          <w:noProof/>
        </w:rPr>
        <w:lastRenderedPageBreak/>
        <w:t>OpsDev-java</w:t>
      </w:r>
      <w:r w:rsidRPr="00896A1E">
        <w:rPr>
          <w:rFonts w:hint="eastAsia"/>
          <w:noProof/>
        </w:rPr>
        <w:t>工程模板</w:t>
      </w:r>
      <w:r>
        <w:rPr>
          <w:rFonts w:hint="eastAsia"/>
          <w:noProof/>
        </w:rPr>
        <w:t>示意图</w:t>
      </w:r>
      <w:bookmarkEnd w:id="40"/>
    </w:p>
    <w:p w:rsidR="004D1A60" w:rsidRDefault="00790B4F" w:rsidP="000A315E">
      <w:pPr>
        <w:pStyle w:val="Figure"/>
      </w:pPr>
      <w:r>
        <w:rPr>
          <w:noProof/>
        </w:rPr>
        <w:drawing>
          <wp:inline distT="0" distB="0" distL="0" distR="0">
            <wp:extent cx="3905250" cy="4955580"/>
            <wp:effectExtent l="19050" t="0" r="0" b="0"/>
            <wp:docPr id="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25" cstate="print"/>
                    <a:srcRect/>
                    <a:stretch>
                      <a:fillRect/>
                    </a:stretch>
                  </pic:blipFill>
                  <pic:spPr bwMode="auto">
                    <a:xfrm>
                      <a:off x="0" y="0"/>
                      <a:ext cx="3906105" cy="4956665"/>
                    </a:xfrm>
                    <a:prstGeom prst="rect">
                      <a:avLst/>
                    </a:prstGeom>
                    <a:noFill/>
                    <a:ln w="9525">
                      <a:noFill/>
                      <a:miter lim="800000"/>
                      <a:headEnd/>
                      <a:tailEnd/>
                    </a:ln>
                  </pic:spPr>
                </pic:pic>
              </a:graphicData>
            </a:graphic>
          </wp:inline>
        </w:drawing>
      </w:r>
    </w:p>
    <w:p w:rsidR="00790B4F" w:rsidRDefault="00790B4F" w:rsidP="000A315E">
      <w:pPr>
        <w:pStyle w:val="Step"/>
      </w:pPr>
      <w:r w:rsidRPr="00D64475">
        <w:rPr>
          <w:rFonts w:hint="eastAsia"/>
          <w:noProof/>
        </w:rPr>
        <w:t>在</w:t>
      </w:r>
      <w:r w:rsidRPr="00D64475">
        <w:rPr>
          <w:rFonts w:hint="eastAsia"/>
          <w:noProof/>
        </w:rPr>
        <w:t>OpsDev-java</w:t>
      </w:r>
      <w:r w:rsidRPr="00D64475">
        <w:rPr>
          <w:rFonts w:hint="eastAsia"/>
          <w:noProof/>
        </w:rPr>
        <w:t>视图中创建工程，具有相应的工程结构</w:t>
      </w:r>
      <w:r w:rsidR="004B2769">
        <w:rPr>
          <w:rFonts w:hint="eastAsia"/>
          <w:noProof/>
        </w:rPr>
        <w:t>，如</w:t>
      </w:r>
      <w:r w:rsidR="00A130F1">
        <w:rPr>
          <w:noProof/>
        </w:rPr>
        <w:fldChar w:fldCharType="begin"/>
      </w:r>
      <w:r w:rsidR="004B2769">
        <w:rPr>
          <w:noProof/>
        </w:rPr>
        <w:instrText xml:space="preserve"> </w:instrText>
      </w:r>
      <w:r w:rsidR="004B2769">
        <w:rPr>
          <w:rFonts w:hint="eastAsia"/>
          <w:noProof/>
        </w:rPr>
        <w:instrText>REF _Ref397174249 \r \h</w:instrText>
      </w:r>
      <w:r w:rsidR="004B2769">
        <w:rPr>
          <w:noProof/>
        </w:rPr>
        <w:instrText xml:space="preserve"> </w:instrText>
      </w:r>
      <w:r w:rsidR="00A130F1">
        <w:rPr>
          <w:noProof/>
        </w:rPr>
      </w:r>
      <w:r w:rsidR="00A130F1">
        <w:rPr>
          <w:noProof/>
        </w:rPr>
        <w:fldChar w:fldCharType="separate"/>
      </w:r>
      <w:r w:rsidR="004B2769">
        <w:rPr>
          <w:rFonts w:hint="eastAsia"/>
          <w:noProof/>
        </w:rPr>
        <w:t>图</w:t>
      </w:r>
      <w:r w:rsidR="004B2769">
        <w:rPr>
          <w:rFonts w:hint="eastAsia"/>
          <w:noProof/>
        </w:rPr>
        <w:t>3-6</w:t>
      </w:r>
      <w:r w:rsidR="00A130F1">
        <w:rPr>
          <w:noProof/>
        </w:rPr>
        <w:fldChar w:fldCharType="end"/>
      </w:r>
      <w:r w:rsidR="004B2769">
        <w:rPr>
          <w:rFonts w:hint="eastAsia"/>
          <w:noProof/>
        </w:rPr>
        <w:t>所示。</w:t>
      </w:r>
    </w:p>
    <w:p w:rsidR="004B2769" w:rsidRPr="00D64475" w:rsidRDefault="004B2769" w:rsidP="004B2769">
      <w:pPr>
        <w:pStyle w:val="FigureDescription"/>
      </w:pPr>
      <w:bookmarkStart w:id="41" w:name="_Ref397174249"/>
      <w:r w:rsidRPr="00D64475">
        <w:rPr>
          <w:rFonts w:hint="eastAsia"/>
          <w:noProof/>
        </w:rPr>
        <w:lastRenderedPageBreak/>
        <w:t>OpsDev-java</w:t>
      </w:r>
      <w:r w:rsidRPr="00D64475">
        <w:rPr>
          <w:rFonts w:hint="eastAsia"/>
          <w:noProof/>
        </w:rPr>
        <w:t>视图中创建工程</w:t>
      </w:r>
      <w:bookmarkEnd w:id="41"/>
    </w:p>
    <w:p w:rsidR="00790B4F" w:rsidRDefault="00693632" w:rsidP="00790B4F">
      <w:r>
        <w:rPr>
          <w:noProof/>
        </w:rPr>
        <w:drawing>
          <wp:inline distT="0" distB="0" distL="0" distR="0">
            <wp:extent cx="3968826" cy="2609850"/>
            <wp:effectExtent l="1905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3970223" cy="2610769"/>
                    </a:xfrm>
                    <a:prstGeom prst="rect">
                      <a:avLst/>
                    </a:prstGeom>
                    <a:noFill/>
                    <a:ln w="9525">
                      <a:noFill/>
                      <a:miter lim="800000"/>
                      <a:headEnd/>
                      <a:tailEnd/>
                    </a:ln>
                  </pic:spPr>
                </pic:pic>
              </a:graphicData>
            </a:graphic>
          </wp:inline>
        </w:drawing>
      </w:r>
    </w:p>
    <w:p w:rsidR="00790B4F" w:rsidRPr="00823C44" w:rsidRDefault="00790B4F" w:rsidP="00790B4F"/>
    <w:p w:rsidR="00790B4F" w:rsidRPr="00C85326" w:rsidRDefault="00A130F1" w:rsidP="004B2769">
      <w:r>
        <w:rPr>
          <w:noProof/>
        </w:rPr>
        <w:fldChar w:fldCharType="begin"/>
      </w:r>
      <w:r w:rsidR="004B2769">
        <w:rPr>
          <w:noProof/>
        </w:rPr>
        <w:instrText xml:space="preserve"> </w:instrText>
      </w:r>
      <w:r w:rsidR="004B2769">
        <w:rPr>
          <w:rFonts w:hint="eastAsia"/>
          <w:noProof/>
        </w:rPr>
        <w:instrText>REF _Ref397174249 \r \h</w:instrText>
      </w:r>
      <w:r w:rsidR="004B2769">
        <w:rPr>
          <w:noProof/>
        </w:rPr>
        <w:instrText xml:space="preserve"> </w:instrText>
      </w:r>
      <w:r>
        <w:rPr>
          <w:noProof/>
        </w:rPr>
      </w:r>
      <w:r>
        <w:rPr>
          <w:noProof/>
        </w:rPr>
        <w:fldChar w:fldCharType="separate"/>
      </w:r>
      <w:r w:rsidR="004B2769">
        <w:rPr>
          <w:rFonts w:hint="eastAsia"/>
          <w:noProof/>
        </w:rPr>
        <w:t>图</w:t>
      </w:r>
      <w:r w:rsidR="004B2769">
        <w:rPr>
          <w:rFonts w:hint="eastAsia"/>
          <w:noProof/>
        </w:rPr>
        <w:t>3-6</w:t>
      </w:r>
      <w:r>
        <w:rPr>
          <w:noProof/>
        </w:rPr>
        <w:fldChar w:fldCharType="end"/>
      </w:r>
      <w:r w:rsidR="004B2769">
        <w:rPr>
          <w:rFonts w:hint="eastAsia"/>
          <w:noProof/>
        </w:rPr>
        <w:t>所示</w:t>
      </w:r>
      <w:r w:rsidR="00790B4F" w:rsidRPr="00C85326">
        <w:rPr>
          <w:rFonts w:hint="eastAsia"/>
        </w:rPr>
        <w:t>新建的工程。目录结构由工程主目录</w:t>
      </w:r>
      <w:r w:rsidR="00790B4F" w:rsidRPr="00C85326">
        <w:rPr>
          <w:rFonts w:hint="eastAsia"/>
        </w:rPr>
        <w:t>ja01</w:t>
      </w:r>
      <w:r w:rsidR="00790B4F" w:rsidRPr="00C85326">
        <w:rPr>
          <w:rFonts w:hint="eastAsia"/>
        </w:rPr>
        <w:t>，</w:t>
      </w:r>
      <w:proofErr w:type="spellStart"/>
      <w:r w:rsidR="00790B4F" w:rsidRPr="00C85326">
        <w:rPr>
          <w:rFonts w:hint="eastAsia"/>
        </w:rPr>
        <w:t>s</w:t>
      </w:r>
      <w:r w:rsidR="006D0198">
        <w:rPr>
          <w:rFonts w:hint="eastAsia"/>
        </w:rPr>
        <w:t>rc</w:t>
      </w:r>
      <w:proofErr w:type="spellEnd"/>
      <w:r w:rsidR="006D0198">
        <w:rPr>
          <w:rFonts w:hint="eastAsia"/>
        </w:rPr>
        <w:t>、</w:t>
      </w:r>
      <w:r w:rsidR="006D0198">
        <w:rPr>
          <w:rFonts w:hint="eastAsia"/>
        </w:rPr>
        <w:t>file</w:t>
      </w:r>
      <w:r w:rsidR="006D0198">
        <w:rPr>
          <w:rFonts w:hint="eastAsia"/>
        </w:rPr>
        <w:t>和</w:t>
      </w:r>
      <w:r w:rsidR="006D0198">
        <w:rPr>
          <w:rFonts w:hint="eastAsia"/>
        </w:rPr>
        <w:t>lib</w:t>
      </w:r>
      <w:r w:rsidR="00790B4F" w:rsidRPr="00C85326">
        <w:rPr>
          <w:rFonts w:hint="eastAsia"/>
        </w:rPr>
        <w:t>文件夹组成。</w:t>
      </w:r>
    </w:p>
    <w:p w:rsidR="00790B4F" w:rsidRPr="00C85326" w:rsidRDefault="00790B4F" w:rsidP="004B2769">
      <w:r w:rsidRPr="00C85326">
        <w:rPr>
          <w:rFonts w:hint="eastAsia"/>
        </w:rPr>
        <w:t xml:space="preserve">HandleInfoService.java: </w:t>
      </w:r>
      <w:r w:rsidRPr="00C85326">
        <w:rPr>
          <w:rFonts w:hint="eastAsia"/>
        </w:rPr>
        <w:t>配置</w:t>
      </w:r>
      <w:r w:rsidRPr="00C85326">
        <w:rPr>
          <w:rFonts w:hint="eastAsia"/>
        </w:rPr>
        <w:t>OPS</w:t>
      </w:r>
      <w:r w:rsidRPr="00C85326">
        <w:rPr>
          <w:rFonts w:hint="eastAsia"/>
        </w:rPr>
        <w:t>数据源相关信息。</w:t>
      </w:r>
    </w:p>
    <w:p w:rsidR="00790B4F" w:rsidRPr="00C85326" w:rsidRDefault="00790B4F" w:rsidP="004B2769">
      <w:r w:rsidRPr="00C85326">
        <w:rPr>
          <w:rFonts w:hint="eastAsia"/>
        </w:rPr>
        <w:t>Mainfunction.java</w:t>
      </w:r>
      <w:r w:rsidRPr="00C85326">
        <w:rPr>
          <w:rFonts w:hint="eastAsia"/>
        </w:rPr>
        <w:t>：</w:t>
      </w:r>
      <w:r w:rsidRPr="00C85326">
        <w:rPr>
          <w:rFonts w:hint="eastAsia"/>
        </w:rPr>
        <w:t>Mainfunction.java</w:t>
      </w:r>
      <w:r w:rsidRPr="00C85326">
        <w:rPr>
          <w:rFonts w:hint="eastAsia"/>
        </w:rPr>
        <w:t>文件。</w:t>
      </w:r>
    </w:p>
    <w:p w:rsidR="00790B4F" w:rsidRPr="00C85326" w:rsidRDefault="00790B4F" w:rsidP="004B2769">
      <w:r w:rsidRPr="00C85326">
        <w:rPr>
          <w:rFonts w:hint="eastAsia"/>
        </w:rPr>
        <w:t xml:space="preserve">OpsRestCaller.java:  </w:t>
      </w:r>
      <w:r w:rsidRPr="00C85326">
        <w:rPr>
          <w:rFonts w:hint="eastAsia"/>
        </w:rPr>
        <w:t>访问</w:t>
      </w:r>
      <w:r w:rsidRPr="00C85326">
        <w:rPr>
          <w:rFonts w:hint="eastAsia"/>
        </w:rPr>
        <w:t>OPS</w:t>
      </w:r>
      <w:r w:rsidRPr="00C85326">
        <w:rPr>
          <w:rFonts w:hint="eastAsia"/>
        </w:rPr>
        <w:t>客户端类。</w:t>
      </w:r>
    </w:p>
    <w:p w:rsidR="00790B4F" w:rsidRPr="00C85326" w:rsidRDefault="00790B4F" w:rsidP="004B2769">
      <w:r w:rsidRPr="00C85326">
        <w:rPr>
          <w:rFonts w:hint="eastAsia"/>
        </w:rPr>
        <w:t xml:space="preserve">OpsServiceConfig.java:  </w:t>
      </w:r>
      <w:r w:rsidRPr="00C85326">
        <w:rPr>
          <w:rFonts w:hint="eastAsia"/>
        </w:rPr>
        <w:t>配置</w:t>
      </w:r>
      <w:r w:rsidRPr="00C85326">
        <w:rPr>
          <w:rFonts w:hint="eastAsia"/>
        </w:rPr>
        <w:t>OPS</w:t>
      </w:r>
      <w:r w:rsidRPr="00C85326">
        <w:rPr>
          <w:rFonts w:hint="eastAsia"/>
        </w:rPr>
        <w:t>连接信息。</w:t>
      </w:r>
    </w:p>
    <w:p w:rsidR="00790B4F" w:rsidRPr="00C85326" w:rsidRDefault="00790B4F" w:rsidP="004B2769">
      <w:r w:rsidRPr="00C85326">
        <w:rPr>
          <w:rFonts w:hint="eastAsia"/>
        </w:rPr>
        <w:t>OpsServiceManager.java:  OPS</w:t>
      </w:r>
      <w:r w:rsidRPr="00C85326">
        <w:rPr>
          <w:rFonts w:hint="eastAsia"/>
        </w:rPr>
        <w:t>访问相关服务类。</w:t>
      </w:r>
    </w:p>
    <w:p w:rsidR="00790B4F" w:rsidRDefault="00790B4F" w:rsidP="004B2769">
      <w:r w:rsidRPr="00C85326">
        <w:rPr>
          <w:rFonts w:hint="eastAsia"/>
        </w:rPr>
        <w:t>OpsServiceConfig.xml:   OPS</w:t>
      </w:r>
      <w:r w:rsidRPr="00C85326">
        <w:rPr>
          <w:rFonts w:hint="eastAsia"/>
        </w:rPr>
        <w:t>服务器配置信息。配置相关</w:t>
      </w:r>
      <w:r w:rsidRPr="00C85326">
        <w:rPr>
          <w:rFonts w:hint="eastAsia"/>
        </w:rPr>
        <w:t>URL</w:t>
      </w:r>
      <w:r w:rsidRPr="00C85326">
        <w:rPr>
          <w:rFonts w:hint="eastAsia"/>
        </w:rPr>
        <w:t>，端口号等。</w:t>
      </w:r>
    </w:p>
    <w:p w:rsidR="00294C23" w:rsidRDefault="00294C23" w:rsidP="004B2769">
      <w:r>
        <w:t>F</w:t>
      </w:r>
      <w:r>
        <w:rPr>
          <w:rFonts w:hint="eastAsia"/>
        </w:rPr>
        <w:t>ile</w:t>
      </w:r>
      <w:r>
        <w:rPr>
          <w:rFonts w:hint="eastAsia"/>
        </w:rPr>
        <w:t>：工程所需文件</w:t>
      </w:r>
    </w:p>
    <w:p w:rsidR="003E177A" w:rsidRPr="00C85326" w:rsidRDefault="003E177A" w:rsidP="004B2769">
      <w:r>
        <w:rPr>
          <w:rFonts w:hint="eastAsia"/>
        </w:rPr>
        <w:t>lib</w:t>
      </w:r>
      <w:r>
        <w:rPr>
          <w:rFonts w:hint="eastAsia"/>
        </w:rPr>
        <w:t>：</w:t>
      </w:r>
      <w:proofErr w:type="spellStart"/>
      <w:r>
        <w:rPr>
          <w:rFonts w:hint="eastAsia"/>
        </w:rPr>
        <w:t>OpsDev</w:t>
      </w:r>
      <w:proofErr w:type="spellEnd"/>
      <w:r>
        <w:rPr>
          <w:rFonts w:hint="eastAsia"/>
        </w:rPr>
        <w:t>-java</w:t>
      </w:r>
      <w:r>
        <w:rPr>
          <w:rFonts w:hint="eastAsia"/>
        </w:rPr>
        <w:t>编辑环境相关</w:t>
      </w:r>
      <w:r>
        <w:rPr>
          <w:rFonts w:hint="eastAsia"/>
        </w:rPr>
        <w:t>jar</w:t>
      </w:r>
      <w:r>
        <w:rPr>
          <w:rFonts w:hint="eastAsia"/>
        </w:rPr>
        <w:t>包。</w:t>
      </w:r>
    </w:p>
    <w:p w:rsidR="00790B4F" w:rsidRPr="0083712F" w:rsidRDefault="00790B4F" w:rsidP="004B2769"/>
    <w:p w:rsidR="00790B4F" w:rsidRPr="00EB712A" w:rsidRDefault="00790B4F" w:rsidP="004B2769">
      <w:pPr>
        <w:pStyle w:val="21"/>
        <w:rPr>
          <w:rFonts w:ascii="宋体" w:hAnsi="宋体"/>
        </w:rPr>
      </w:pPr>
      <w:bookmarkStart w:id="42" w:name="_Toc397181805"/>
      <w:r w:rsidRPr="00EB712A">
        <w:rPr>
          <w:rFonts w:ascii="宋体" w:hAnsi="宋体" w:hint="eastAsia"/>
        </w:rPr>
        <w:t>修改</w:t>
      </w:r>
      <w:r w:rsidRPr="00EB712A">
        <w:t>OpsDev-Java</w:t>
      </w:r>
      <w:r w:rsidRPr="00EB712A">
        <w:rPr>
          <w:rFonts w:ascii="宋体" w:hAnsi="宋体" w:hint="eastAsia"/>
        </w:rPr>
        <w:t>工程属性</w:t>
      </w:r>
      <w:bookmarkEnd w:id="42"/>
    </w:p>
    <w:p w:rsidR="00790B4F" w:rsidRDefault="00790B4F" w:rsidP="004B2769">
      <w:pPr>
        <w:pStyle w:val="Step"/>
      </w:pPr>
      <w:r w:rsidRPr="005F1599">
        <w:rPr>
          <w:rFonts w:hint="eastAsia"/>
        </w:rPr>
        <w:t>在新建的</w:t>
      </w:r>
      <w:proofErr w:type="spellStart"/>
      <w:r w:rsidRPr="005F1599">
        <w:rPr>
          <w:rFonts w:hint="eastAsia"/>
        </w:rPr>
        <w:t>OpsDev</w:t>
      </w:r>
      <w:proofErr w:type="spellEnd"/>
      <w:r w:rsidRPr="005F1599">
        <w:rPr>
          <w:rFonts w:hint="eastAsia"/>
        </w:rPr>
        <w:t>-java</w:t>
      </w:r>
      <w:r w:rsidRPr="005F1599">
        <w:rPr>
          <w:rFonts w:hint="eastAsia"/>
        </w:rPr>
        <w:t>工程上右</w:t>
      </w:r>
      <w:r w:rsidR="00E874CC">
        <w:rPr>
          <w:rFonts w:hint="eastAsia"/>
        </w:rPr>
        <w:t>键点</w:t>
      </w:r>
      <w:r w:rsidRPr="005F1599">
        <w:rPr>
          <w:rFonts w:hint="eastAsia"/>
        </w:rPr>
        <w:t>击选择</w:t>
      </w:r>
      <w:r w:rsidRPr="005F1599">
        <w:rPr>
          <w:rFonts w:hint="eastAsia"/>
        </w:rPr>
        <w:t>Properties</w:t>
      </w:r>
      <w:r w:rsidR="004B2769">
        <w:rPr>
          <w:rFonts w:hint="eastAsia"/>
        </w:rPr>
        <w:t>，如</w:t>
      </w:r>
      <w:r w:rsidR="00A130F1">
        <w:fldChar w:fldCharType="begin"/>
      </w:r>
      <w:r w:rsidR="00E874CC">
        <w:instrText xml:space="preserve"> </w:instrText>
      </w:r>
      <w:r w:rsidR="00E874CC">
        <w:rPr>
          <w:rFonts w:hint="eastAsia"/>
        </w:rPr>
        <w:instrText>REF _Ref397175115 \r \h</w:instrText>
      </w:r>
      <w:r w:rsidR="00E874CC">
        <w:instrText xml:space="preserve"> </w:instrText>
      </w:r>
      <w:r w:rsidR="00A130F1">
        <w:fldChar w:fldCharType="separate"/>
      </w:r>
      <w:r w:rsidR="00E874CC">
        <w:rPr>
          <w:rFonts w:hint="eastAsia"/>
        </w:rPr>
        <w:t>图</w:t>
      </w:r>
      <w:r w:rsidR="00E874CC">
        <w:rPr>
          <w:rFonts w:hint="eastAsia"/>
        </w:rPr>
        <w:t>3-7</w:t>
      </w:r>
      <w:r w:rsidR="00A130F1">
        <w:fldChar w:fldCharType="end"/>
      </w:r>
      <w:r w:rsidR="004B2769">
        <w:rPr>
          <w:rFonts w:hint="eastAsia"/>
        </w:rPr>
        <w:t>所示。</w:t>
      </w:r>
    </w:p>
    <w:p w:rsidR="004B2769" w:rsidRPr="005F1599" w:rsidRDefault="00E874CC" w:rsidP="004B2769">
      <w:pPr>
        <w:pStyle w:val="FigureDescription"/>
      </w:pPr>
      <w:bookmarkStart w:id="43" w:name="_Ref397175115"/>
      <w:r>
        <w:rPr>
          <w:rFonts w:hint="eastAsia"/>
        </w:rPr>
        <w:lastRenderedPageBreak/>
        <w:t>进入</w:t>
      </w:r>
      <w:proofErr w:type="spellStart"/>
      <w:r w:rsidRPr="00EB712A">
        <w:t>OpsDev</w:t>
      </w:r>
      <w:proofErr w:type="spellEnd"/>
      <w:r w:rsidRPr="00EB712A">
        <w:t>-Java</w:t>
      </w:r>
      <w:r w:rsidRPr="00EB712A">
        <w:rPr>
          <w:rFonts w:ascii="宋体" w:hAnsi="宋体" w:hint="eastAsia"/>
        </w:rPr>
        <w:t>工程属性</w:t>
      </w:r>
      <w:r>
        <w:rPr>
          <w:rFonts w:ascii="宋体" w:hAnsi="宋体" w:hint="eastAsia"/>
        </w:rPr>
        <w:t>界面示意图</w:t>
      </w:r>
      <w:bookmarkEnd w:id="43"/>
    </w:p>
    <w:p w:rsidR="00790B4F" w:rsidRDefault="00790B4F" w:rsidP="00790B4F">
      <w:pPr>
        <w:keepNext/>
      </w:pPr>
      <w:r>
        <w:rPr>
          <w:noProof/>
        </w:rPr>
        <w:drawing>
          <wp:inline distT="0" distB="0" distL="0" distR="0">
            <wp:extent cx="4372247" cy="2762250"/>
            <wp:effectExtent l="19050" t="0" r="9253" b="0"/>
            <wp:docPr id="8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27" cstate="print"/>
                    <a:srcRect/>
                    <a:stretch>
                      <a:fillRect/>
                    </a:stretch>
                  </pic:blipFill>
                  <pic:spPr bwMode="auto">
                    <a:xfrm>
                      <a:off x="0" y="0"/>
                      <a:ext cx="4372247" cy="2762250"/>
                    </a:xfrm>
                    <a:prstGeom prst="rect">
                      <a:avLst/>
                    </a:prstGeom>
                    <a:noFill/>
                    <a:ln w="9525">
                      <a:noFill/>
                      <a:miter lim="800000"/>
                      <a:headEnd/>
                      <a:tailEnd/>
                    </a:ln>
                  </pic:spPr>
                </pic:pic>
              </a:graphicData>
            </a:graphic>
          </wp:inline>
        </w:drawing>
      </w:r>
    </w:p>
    <w:p w:rsidR="0056165D" w:rsidRDefault="0056165D" w:rsidP="0056165D">
      <w:pPr>
        <w:rPr>
          <w:noProof/>
        </w:rPr>
      </w:pPr>
    </w:p>
    <w:p w:rsidR="00790B4F" w:rsidRDefault="00790B4F" w:rsidP="0056165D">
      <w:pPr>
        <w:pStyle w:val="Step"/>
      </w:pPr>
      <w:r w:rsidRPr="005F1599">
        <w:rPr>
          <w:rFonts w:hint="eastAsia"/>
          <w:noProof/>
        </w:rPr>
        <w:t>在</w:t>
      </w:r>
      <w:r w:rsidRPr="005F1599">
        <w:rPr>
          <w:rFonts w:hint="eastAsia"/>
          <w:noProof/>
        </w:rPr>
        <w:t>OpsDev-OPSPATH</w:t>
      </w:r>
      <w:r w:rsidRPr="005F1599">
        <w:rPr>
          <w:rFonts w:hint="eastAsia"/>
          <w:noProof/>
        </w:rPr>
        <w:t>中可以修改</w:t>
      </w:r>
      <w:r w:rsidRPr="005F1599">
        <w:rPr>
          <w:rFonts w:hint="eastAsia"/>
          <w:noProof/>
        </w:rPr>
        <w:t>ops server</w:t>
      </w:r>
      <w:r w:rsidRPr="005F1599">
        <w:rPr>
          <w:rFonts w:hint="eastAsia"/>
          <w:noProof/>
        </w:rPr>
        <w:t>、</w:t>
      </w:r>
      <w:r w:rsidRPr="005F1599">
        <w:rPr>
          <w:rFonts w:hint="eastAsia"/>
          <w:noProof/>
        </w:rPr>
        <w:t>inner schema</w:t>
      </w:r>
      <w:r w:rsidRPr="005F1599">
        <w:rPr>
          <w:rFonts w:hint="eastAsia"/>
          <w:noProof/>
        </w:rPr>
        <w:t>、</w:t>
      </w:r>
      <w:r w:rsidRPr="005F1599">
        <w:rPr>
          <w:rFonts w:hint="eastAsia"/>
          <w:noProof/>
        </w:rPr>
        <w:t>user schema</w:t>
      </w:r>
      <w:r w:rsidR="0056165D">
        <w:rPr>
          <w:rFonts w:hint="eastAsia"/>
          <w:noProof/>
        </w:rPr>
        <w:t>文件的路径，如</w:t>
      </w:r>
      <w:r w:rsidR="00A130F1">
        <w:rPr>
          <w:noProof/>
        </w:rPr>
        <w:fldChar w:fldCharType="begin"/>
      </w:r>
      <w:r w:rsidR="0056165D">
        <w:rPr>
          <w:noProof/>
        </w:rPr>
        <w:instrText xml:space="preserve"> </w:instrText>
      </w:r>
      <w:r w:rsidR="0056165D">
        <w:rPr>
          <w:rFonts w:hint="eastAsia"/>
          <w:noProof/>
        </w:rPr>
        <w:instrText>REF _Ref397175197 \r \h</w:instrText>
      </w:r>
      <w:r w:rsidR="0056165D">
        <w:rPr>
          <w:noProof/>
        </w:rPr>
        <w:instrText xml:space="preserve"> </w:instrText>
      </w:r>
      <w:r w:rsidR="00A130F1">
        <w:rPr>
          <w:noProof/>
        </w:rPr>
      </w:r>
      <w:r w:rsidR="00A130F1">
        <w:rPr>
          <w:noProof/>
        </w:rPr>
        <w:fldChar w:fldCharType="separate"/>
      </w:r>
      <w:r w:rsidR="0056165D">
        <w:rPr>
          <w:rFonts w:hint="eastAsia"/>
          <w:noProof/>
        </w:rPr>
        <w:t>图</w:t>
      </w:r>
      <w:r w:rsidR="0056165D">
        <w:rPr>
          <w:rFonts w:hint="eastAsia"/>
          <w:noProof/>
        </w:rPr>
        <w:t>3-8</w:t>
      </w:r>
      <w:r w:rsidR="00A130F1">
        <w:rPr>
          <w:noProof/>
        </w:rPr>
        <w:fldChar w:fldCharType="end"/>
      </w:r>
      <w:r w:rsidR="0056165D">
        <w:rPr>
          <w:rFonts w:hint="eastAsia"/>
          <w:noProof/>
        </w:rPr>
        <w:t>所示。</w:t>
      </w:r>
    </w:p>
    <w:p w:rsidR="0056165D" w:rsidRPr="005F1599" w:rsidRDefault="0056165D" w:rsidP="0056165D">
      <w:pPr>
        <w:pStyle w:val="FigureDescription"/>
      </w:pPr>
      <w:bookmarkStart w:id="44" w:name="_Ref397175197"/>
      <w:r w:rsidRPr="005F1599">
        <w:rPr>
          <w:rFonts w:hint="eastAsia"/>
          <w:noProof/>
        </w:rPr>
        <w:t>OpsDev-OPSPATH</w:t>
      </w:r>
      <w:r>
        <w:rPr>
          <w:rFonts w:hint="eastAsia"/>
          <w:noProof/>
        </w:rPr>
        <w:t>修改属性示意图</w:t>
      </w:r>
      <w:bookmarkEnd w:id="44"/>
    </w:p>
    <w:p w:rsidR="00790B4F" w:rsidRDefault="00790B4F" w:rsidP="0056165D">
      <w:pPr>
        <w:pStyle w:val="Figure"/>
      </w:pPr>
      <w:r w:rsidRPr="0056165D">
        <w:rPr>
          <w:noProof/>
        </w:rPr>
        <w:drawing>
          <wp:inline distT="0" distB="0" distL="0" distR="0">
            <wp:extent cx="4487570" cy="2686050"/>
            <wp:effectExtent l="19050" t="0" r="8230" b="0"/>
            <wp:docPr id="8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28" cstate="print"/>
                    <a:srcRect/>
                    <a:stretch>
                      <a:fillRect/>
                    </a:stretch>
                  </pic:blipFill>
                  <pic:spPr bwMode="auto">
                    <a:xfrm>
                      <a:off x="0" y="0"/>
                      <a:ext cx="4487570" cy="2686050"/>
                    </a:xfrm>
                    <a:prstGeom prst="rect">
                      <a:avLst/>
                    </a:prstGeom>
                    <a:noFill/>
                    <a:ln w="9525">
                      <a:noFill/>
                      <a:miter lim="800000"/>
                      <a:headEnd/>
                      <a:tailEnd/>
                    </a:ln>
                  </pic:spPr>
                </pic:pic>
              </a:graphicData>
            </a:graphic>
          </wp:inline>
        </w:drawing>
      </w:r>
    </w:p>
    <w:p w:rsidR="0056165D" w:rsidRDefault="0056165D" w:rsidP="0056165D">
      <w:pPr>
        <w:rPr>
          <w:noProof/>
        </w:rPr>
      </w:pPr>
    </w:p>
    <w:p w:rsidR="0056165D" w:rsidRDefault="00790B4F" w:rsidP="00790B4F">
      <w:pPr>
        <w:pStyle w:val="Step"/>
        <w:keepNext/>
      </w:pPr>
      <w:r w:rsidRPr="005F1599">
        <w:rPr>
          <w:rFonts w:hint="eastAsia"/>
          <w:noProof/>
        </w:rPr>
        <w:lastRenderedPageBreak/>
        <w:t>可以在</w:t>
      </w:r>
      <w:r w:rsidRPr="005F1599">
        <w:rPr>
          <w:rFonts w:hint="eastAsia"/>
          <w:noProof/>
        </w:rPr>
        <w:t>OpsDev-SchemaFile</w:t>
      </w:r>
      <w:r w:rsidRPr="005F1599">
        <w:rPr>
          <w:rFonts w:hint="eastAsia"/>
          <w:noProof/>
        </w:rPr>
        <w:t>中添加、删除</w:t>
      </w:r>
      <w:r w:rsidRPr="005F1599">
        <w:rPr>
          <w:rFonts w:hint="eastAsia"/>
          <w:noProof/>
        </w:rPr>
        <w:t>user schema</w:t>
      </w:r>
      <w:r w:rsidRPr="005F1599">
        <w:rPr>
          <w:rFonts w:hint="eastAsia"/>
          <w:noProof/>
        </w:rPr>
        <w:t>文件</w:t>
      </w:r>
      <w:r w:rsidR="0056165D">
        <w:rPr>
          <w:rFonts w:hint="eastAsia"/>
          <w:noProof/>
        </w:rPr>
        <w:t>，</w:t>
      </w:r>
      <w:r w:rsidRPr="005F1599">
        <w:rPr>
          <w:rFonts w:hint="eastAsia"/>
          <w:noProof/>
        </w:rPr>
        <w:t>并且可以通过</w:t>
      </w:r>
      <w:r w:rsidRPr="005F1599">
        <w:rPr>
          <w:rFonts w:hint="eastAsia"/>
          <w:noProof/>
        </w:rPr>
        <w:t>Restful Api</w:t>
      </w:r>
      <w:r w:rsidRPr="005F1599">
        <w:rPr>
          <w:rFonts w:hint="eastAsia"/>
          <w:noProof/>
        </w:rPr>
        <w:t>接口调用</w:t>
      </w:r>
      <w:r w:rsidR="0056165D">
        <w:rPr>
          <w:rFonts w:hint="eastAsia"/>
          <w:noProof/>
        </w:rPr>
        <w:t>，如</w:t>
      </w:r>
      <w:r w:rsidR="00A130F1">
        <w:rPr>
          <w:noProof/>
        </w:rPr>
        <w:fldChar w:fldCharType="begin"/>
      </w:r>
      <w:r w:rsidR="0056165D">
        <w:rPr>
          <w:noProof/>
        </w:rPr>
        <w:instrText xml:space="preserve"> </w:instrText>
      </w:r>
      <w:r w:rsidR="0056165D">
        <w:rPr>
          <w:rFonts w:hint="eastAsia"/>
          <w:noProof/>
        </w:rPr>
        <w:instrText>REF _Ref397175255 \r \h</w:instrText>
      </w:r>
      <w:r w:rsidR="0056165D">
        <w:rPr>
          <w:noProof/>
        </w:rPr>
        <w:instrText xml:space="preserve"> </w:instrText>
      </w:r>
      <w:r w:rsidR="00A130F1">
        <w:rPr>
          <w:noProof/>
        </w:rPr>
      </w:r>
      <w:r w:rsidR="00A130F1">
        <w:rPr>
          <w:noProof/>
        </w:rPr>
        <w:fldChar w:fldCharType="separate"/>
      </w:r>
      <w:r w:rsidR="0056165D">
        <w:rPr>
          <w:rFonts w:hint="eastAsia"/>
          <w:noProof/>
        </w:rPr>
        <w:t>图</w:t>
      </w:r>
      <w:r w:rsidR="0056165D">
        <w:rPr>
          <w:rFonts w:hint="eastAsia"/>
          <w:noProof/>
        </w:rPr>
        <w:t>3-9</w:t>
      </w:r>
      <w:r w:rsidR="00A130F1">
        <w:rPr>
          <w:noProof/>
        </w:rPr>
        <w:fldChar w:fldCharType="end"/>
      </w:r>
      <w:r w:rsidR="0056165D">
        <w:rPr>
          <w:rFonts w:hint="eastAsia"/>
          <w:noProof/>
        </w:rPr>
        <w:t>所示，设置完成后点击</w:t>
      </w:r>
      <w:r w:rsidR="0056165D">
        <w:rPr>
          <w:rFonts w:hint="eastAsia"/>
          <w:noProof/>
        </w:rPr>
        <w:t>OK</w:t>
      </w:r>
      <w:r w:rsidR="0056165D">
        <w:rPr>
          <w:rFonts w:hint="eastAsia"/>
          <w:noProof/>
        </w:rPr>
        <w:t>完成。</w:t>
      </w:r>
    </w:p>
    <w:p w:rsidR="0056165D" w:rsidRDefault="0056165D" w:rsidP="0056165D">
      <w:pPr>
        <w:pStyle w:val="FigureDescription"/>
      </w:pPr>
      <w:bookmarkStart w:id="45" w:name="_Ref397175255"/>
      <w:r w:rsidRPr="005F1599">
        <w:rPr>
          <w:rFonts w:hint="eastAsia"/>
          <w:noProof/>
        </w:rPr>
        <w:t>OpsDev-SchemaFile</w:t>
      </w:r>
      <w:r>
        <w:rPr>
          <w:rFonts w:hint="eastAsia"/>
          <w:noProof/>
        </w:rPr>
        <w:t>修改属性示意图</w:t>
      </w:r>
    </w:p>
    <w:bookmarkEnd w:id="45"/>
    <w:p w:rsidR="00790B4F" w:rsidRDefault="00790B4F" w:rsidP="0056165D">
      <w:pPr>
        <w:pStyle w:val="Figure"/>
      </w:pPr>
      <w:r>
        <w:rPr>
          <w:noProof/>
        </w:rPr>
        <w:drawing>
          <wp:inline distT="0" distB="0" distL="0" distR="0">
            <wp:extent cx="4421145" cy="2657475"/>
            <wp:effectExtent l="19050" t="0" r="0" b="0"/>
            <wp:docPr id="9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29" cstate="print"/>
                    <a:srcRect/>
                    <a:stretch>
                      <a:fillRect/>
                    </a:stretch>
                  </pic:blipFill>
                  <pic:spPr bwMode="auto">
                    <a:xfrm>
                      <a:off x="0" y="0"/>
                      <a:ext cx="4421145" cy="2657475"/>
                    </a:xfrm>
                    <a:prstGeom prst="rect">
                      <a:avLst/>
                    </a:prstGeom>
                    <a:noFill/>
                    <a:ln w="9525">
                      <a:noFill/>
                      <a:miter lim="800000"/>
                      <a:headEnd/>
                      <a:tailEnd/>
                    </a:ln>
                  </pic:spPr>
                </pic:pic>
              </a:graphicData>
            </a:graphic>
          </wp:inline>
        </w:drawing>
      </w:r>
    </w:p>
    <w:p w:rsidR="00790B4F" w:rsidRDefault="00790B4F" w:rsidP="0056165D"/>
    <w:p w:rsidR="00790B4F" w:rsidRPr="00EB712A" w:rsidRDefault="00790B4F" w:rsidP="0056165D">
      <w:pPr>
        <w:pStyle w:val="21"/>
        <w:rPr>
          <w:rFonts w:asciiTheme="minorEastAsia" w:hAnsiTheme="minorEastAsia"/>
        </w:rPr>
      </w:pPr>
      <w:bookmarkStart w:id="46" w:name="_Toc397181806"/>
      <w:r w:rsidRPr="00EB712A">
        <w:rPr>
          <w:rFonts w:asciiTheme="minorEastAsia" w:hAnsiTheme="minorEastAsia" w:hint="eastAsia"/>
        </w:rPr>
        <w:t>操作</w:t>
      </w:r>
      <w:r w:rsidRPr="00EB712A">
        <w:t>OpsDev-Java Restful Api</w:t>
      </w:r>
      <w:bookmarkEnd w:id="46"/>
    </w:p>
    <w:p w:rsidR="00790B4F" w:rsidRDefault="00790B4F" w:rsidP="0056165D">
      <w:pPr>
        <w:pStyle w:val="Step"/>
      </w:pPr>
      <w:r w:rsidRPr="00C114BC">
        <w:rPr>
          <w:rFonts w:hint="eastAsia"/>
        </w:rPr>
        <w:t>在工程的</w:t>
      </w:r>
      <w:r w:rsidRPr="00C114BC">
        <w:rPr>
          <w:rFonts w:hint="eastAsia"/>
        </w:rPr>
        <w:t>resource</w:t>
      </w:r>
      <w:r w:rsidR="0056165D">
        <w:rPr>
          <w:rFonts w:hint="eastAsia"/>
        </w:rPr>
        <w:t>包中点击右键</w:t>
      </w:r>
      <w:r w:rsidRPr="00C114BC">
        <w:rPr>
          <w:rFonts w:hint="eastAsia"/>
        </w:rPr>
        <w:t>，选择</w:t>
      </w:r>
      <w:r w:rsidRPr="00C114BC">
        <w:rPr>
          <w:rFonts w:hint="eastAsia"/>
        </w:rPr>
        <w:t>New</w:t>
      </w:r>
      <w:r w:rsidR="0056165D">
        <w:rPr>
          <w:rFonts w:hint="eastAsia"/>
        </w:rPr>
        <w:t>--&gt;</w:t>
      </w:r>
      <w:r w:rsidRPr="00C114BC">
        <w:rPr>
          <w:rFonts w:hint="eastAsia"/>
        </w:rPr>
        <w:t>Other</w:t>
      </w:r>
      <w:r w:rsidR="0056165D">
        <w:rPr>
          <w:rFonts w:hint="eastAsia"/>
        </w:rPr>
        <w:t>，如</w:t>
      </w:r>
      <w:r w:rsidR="00A130F1">
        <w:fldChar w:fldCharType="begin"/>
      </w:r>
      <w:r w:rsidR="0056165D">
        <w:instrText xml:space="preserve"> </w:instrText>
      </w:r>
      <w:r w:rsidR="0056165D">
        <w:rPr>
          <w:rFonts w:hint="eastAsia"/>
        </w:rPr>
        <w:instrText>REF _Ref397175384 \r \h</w:instrText>
      </w:r>
      <w:r w:rsidR="0056165D">
        <w:instrText xml:space="preserve"> </w:instrText>
      </w:r>
      <w:r w:rsidR="00A130F1">
        <w:fldChar w:fldCharType="separate"/>
      </w:r>
      <w:r w:rsidR="0056165D">
        <w:rPr>
          <w:rFonts w:hint="eastAsia"/>
        </w:rPr>
        <w:t>图</w:t>
      </w:r>
      <w:r w:rsidR="0056165D">
        <w:rPr>
          <w:rFonts w:hint="eastAsia"/>
        </w:rPr>
        <w:t>3-10</w:t>
      </w:r>
      <w:r w:rsidR="00A130F1">
        <w:fldChar w:fldCharType="end"/>
      </w:r>
      <w:r w:rsidR="0056165D">
        <w:rPr>
          <w:rFonts w:hint="eastAsia"/>
        </w:rPr>
        <w:t>所示。</w:t>
      </w:r>
    </w:p>
    <w:p w:rsidR="0056165D" w:rsidRPr="00C114BC" w:rsidRDefault="0056165D" w:rsidP="0056165D">
      <w:pPr>
        <w:pStyle w:val="FigureDescription"/>
      </w:pPr>
      <w:bookmarkStart w:id="47" w:name="_Ref397175384"/>
      <w:r>
        <w:rPr>
          <w:rFonts w:hint="eastAsia"/>
        </w:rPr>
        <w:t>进入操作</w:t>
      </w:r>
      <w:proofErr w:type="spellStart"/>
      <w:r w:rsidRPr="00EB712A">
        <w:t>OpsDev</w:t>
      </w:r>
      <w:proofErr w:type="spellEnd"/>
      <w:r w:rsidRPr="00EB712A">
        <w:t xml:space="preserve">-Java Restful </w:t>
      </w:r>
      <w:proofErr w:type="spellStart"/>
      <w:r w:rsidRPr="00EB712A">
        <w:t>Api</w:t>
      </w:r>
      <w:proofErr w:type="spellEnd"/>
      <w:r>
        <w:rPr>
          <w:rFonts w:hint="eastAsia"/>
        </w:rPr>
        <w:t>界面示意图</w:t>
      </w:r>
      <w:bookmarkEnd w:id="47"/>
    </w:p>
    <w:p w:rsidR="00790B4F" w:rsidRDefault="00790B4F" w:rsidP="00790B4F">
      <w:pPr>
        <w:keepNext/>
      </w:pPr>
      <w:r>
        <w:rPr>
          <w:noProof/>
        </w:rPr>
        <w:drawing>
          <wp:inline distT="0" distB="0" distL="0" distR="0">
            <wp:extent cx="4503809" cy="2552700"/>
            <wp:effectExtent l="19050" t="0" r="0" b="0"/>
            <wp:docPr id="8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30" cstate="print"/>
                    <a:srcRect/>
                    <a:stretch>
                      <a:fillRect/>
                    </a:stretch>
                  </pic:blipFill>
                  <pic:spPr bwMode="auto">
                    <a:xfrm>
                      <a:off x="0" y="0"/>
                      <a:ext cx="4503809" cy="2552700"/>
                    </a:xfrm>
                    <a:prstGeom prst="rect">
                      <a:avLst/>
                    </a:prstGeom>
                    <a:noFill/>
                    <a:ln w="9525">
                      <a:noFill/>
                      <a:miter lim="800000"/>
                      <a:headEnd/>
                      <a:tailEnd/>
                    </a:ln>
                  </pic:spPr>
                </pic:pic>
              </a:graphicData>
            </a:graphic>
          </wp:inline>
        </w:drawing>
      </w:r>
    </w:p>
    <w:p w:rsidR="00790B4F" w:rsidRDefault="00790B4F" w:rsidP="0056165D"/>
    <w:p w:rsidR="00790B4F" w:rsidRDefault="00790B4F" w:rsidP="0056165D">
      <w:pPr>
        <w:pStyle w:val="Step"/>
      </w:pPr>
      <w:r w:rsidRPr="00D53AC3">
        <w:rPr>
          <w:rFonts w:hint="eastAsia"/>
        </w:rPr>
        <w:t>在</w:t>
      </w:r>
      <w:r w:rsidRPr="00D53AC3">
        <w:rPr>
          <w:rFonts w:hint="eastAsia"/>
        </w:rPr>
        <w:t>Java</w:t>
      </w:r>
      <w:r w:rsidRPr="00D53AC3">
        <w:rPr>
          <w:rFonts w:hint="eastAsia"/>
        </w:rPr>
        <w:t>中的</w:t>
      </w:r>
      <w:proofErr w:type="spellStart"/>
      <w:r w:rsidRPr="00D53AC3">
        <w:rPr>
          <w:rFonts w:hint="eastAsia"/>
        </w:rPr>
        <w:t>OpsDev</w:t>
      </w:r>
      <w:proofErr w:type="spellEnd"/>
      <w:r w:rsidRPr="00D53AC3">
        <w:rPr>
          <w:rFonts w:hint="eastAsia"/>
        </w:rPr>
        <w:t>中选择</w:t>
      </w:r>
      <w:r w:rsidRPr="00D53AC3">
        <w:rPr>
          <w:rFonts w:hint="eastAsia"/>
        </w:rPr>
        <w:t xml:space="preserve">Restful </w:t>
      </w:r>
      <w:proofErr w:type="spellStart"/>
      <w:r w:rsidRPr="00D53AC3">
        <w:rPr>
          <w:rFonts w:hint="eastAsia"/>
        </w:rPr>
        <w:t>Api</w:t>
      </w:r>
      <w:proofErr w:type="spellEnd"/>
      <w:r w:rsidR="0056165D">
        <w:rPr>
          <w:rFonts w:hint="eastAsia"/>
        </w:rPr>
        <w:t>后点击</w:t>
      </w:r>
      <w:r w:rsidR="0056165D">
        <w:rPr>
          <w:rFonts w:hint="eastAsia"/>
        </w:rPr>
        <w:t>Next</w:t>
      </w:r>
      <w:r w:rsidR="0056165D">
        <w:rPr>
          <w:rFonts w:hint="eastAsia"/>
        </w:rPr>
        <w:t>进入下一步，如</w:t>
      </w:r>
      <w:r w:rsidR="00A130F1">
        <w:fldChar w:fldCharType="begin"/>
      </w:r>
      <w:r w:rsidR="0056165D">
        <w:instrText xml:space="preserve"> </w:instrText>
      </w:r>
      <w:r w:rsidR="0056165D">
        <w:rPr>
          <w:rFonts w:hint="eastAsia"/>
        </w:rPr>
        <w:instrText>REF _Ref397175644 \r \h</w:instrText>
      </w:r>
      <w:r w:rsidR="0056165D">
        <w:instrText xml:space="preserve"> </w:instrText>
      </w:r>
      <w:r w:rsidR="00A130F1">
        <w:fldChar w:fldCharType="separate"/>
      </w:r>
      <w:r w:rsidR="0056165D">
        <w:rPr>
          <w:rFonts w:hint="eastAsia"/>
        </w:rPr>
        <w:t>图</w:t>
      </w:r>
      <w:r w:rsidR="0056165D">
        <w:rPr>
          <w:rFonts w:hint="eastAsia"/>
        </w:rPr>
        <w:t>3-11</w:t>
      </w:r>
      <w:r w:rsidR="00A130F1">
        <w:fldChar w:fldCharType="end"/>
      </w:r>
      <w:r w:rsidR="0056165D">
        <w:rPr>
          <w:rFonts w:hint="eastAsia"/>
        </w:rPr>
        <w:t>所示。</w:t>
      </w:r>
    </w:p>
    <w:p w:rsidR="0056165D" w:rsidRPr="00D53AC3" w:rsidRDefault="0056165D" w:rsidP="0056165D">
      <w:pPr>
        <w:pStyle w:val="FigureDescription"/>
      </w:pPr>
      <w:bookmarkStart w:id="48" w:name="_Ref397175644"/>
      <w:r>
        <w:rPr>
          <w:rFonts w:hint="eastAsia"/>
        </w:rPr>
        <w:lastRenderedPageBreak/>
        <w:t>操作</w:t>
      </w:r>
      <w:proofErr w:type="spellStart"/>
      <w:r w:rsidRPr="00EB712A">
        <w:t>OpsDev</w:t>
      </w:r>
      <w:proofErr w:type="spellEnd"/>
      <w:r w:rsidRPr="00EB712A">
        <w:t xml:space="preserve">-Java Restful </w:t>
      </w:r>
      <w:proofErr w:type="spellStart"/>
      <w:r w:rsidRPr="00EB712A">
        <w:t>Api</w:t>
      </w:r>
      <w:proofErr w:type="spellEnd"/>
      <w:r>
        <w:rPr>
          <w:rFonts w:hint="eastAsia"/>
        </w:rPr>
        <w:t>界面视图</w:t>
      </w:r>
      <w:bookmarkEnd w:id="48"/>
    </w:p>
    <w:p w:rsidR="00790B4F" w:rsidRDefault="00790B4F" w:rsidP="00790B4F">
      <w:pPr>
        <w:keepNext/>
      </w:pPr>
      <w:r>
        <w:rPr>
          <w:noProof/>
        </w:rPr>
        <w:drawing>
          <wp:inline distT="0" distB="0" distL="0" distR="0">
            <wp:extent cx="4512859" cy="4943475"/>
            <wp:effectExtent l="19050" t="0" r="1991" b="0"/>
            <wp:docPr id="80"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pic:cNvPicPr>
                      <a:picLocks noChangeAspect="1" noChangeArrowheads="1"/>
                    </pic:cNvPicPr>
                  </pic:nvPicPr>
                  <pic:blipFill>
                    <a:blip r:embed="rId31" cstate="print"/>
                    <a:srcRect/>
                    <a:stretch>
                      <a:fillRect/>
                    </a:stretch>
                  </pic:blipFill>
                  <pic:spPr bwMode="auto">
                    <a:xfrm>
                      <a:off x="0" y="0"/>
                      <a:ext cx="4512859" cy="4943475"/>
                    </a:xfrm>
                    <a:prstGeom prst="rect">
                      <a:avLst/>
                    </a:prstGeom>
                    <a:noFill/>
                    <a:ln w="9525">
                      <a:noFill/>
                      <a:miter lim="800000"/>
                      <a:headEnd/>
                      <a:tailEnd/>
                    </a:ln>
                  </pic:spPr>
                </pic:pic>
              </a:graphicData>
            </a:graphic>
          </wp:inline>
        </w:drawing>
      </w:r>
    </w:p>
    <w:p w:rsidR="00790B4F" w:rsidRDefault="00790B4F" w:rsidP="0056165D">
      <w:pPr>
        <w:rPr>
          <w:noProof/>
        </w:rPr>
      </w:pPr>
    </w:p>
    <w:p w:rsidR="00C95F5F" w:rsidRDefault="00790B4F" w:rsidP="00C95F5F">
      <w:pPr>
        <w:pStyle w:val="Step"/>
      </w:pPr>
      <w:r w:rsidRPr="00D53AC3">
        <w:rPr>
          <w:rFonts w:hint="eastAsia"/>
          <w:noProof/>
        </w:rPr>
        <w:t>显示</w:t>
      </w:r>
      <w:r w:rsidRPr="00D53AC3">
        <w:rPr>
          <w:rFonts w:hint="eastAsia"/>
          <w:noProof/>
        </w:rPr>
        <w:t>inner</w:t>
      </w:r>
      <w:r w:rsidRPr="00D53AC3">
        <w:rPr>
          <w:rFonts w:hint="eastAsia"/>
          <w:noProof/>
        </w:rPr>
        <w:t>和</w:t>
      </w:r>
      <w:r w:rsidRPr="00D53AC3">
        <w:rPr>
          <w:rFonts w:hint="eastAsia"/>
          <w:noProof/>
        </w:rPr>
        <w:t>user</w:t>
      </w:r>
      <w:r w:rsidRPr="00D53AC3">
        <w:rPr>
          <w:rFonts w:hint="eastAsia"/>
          <w:noProof/>
        </w:rPr>
        <w:t>的</w:t>
      </w:r>
      <w:r w:rsidRPr="00D53AC3">
        <w:rPr>
          <w:rFonts w:hint="eastAsia"/>
          <w:noProof/>
        </w:rPr>
        <w:t>schema</w:t>
      </w:r>
      <w:r w:rsidRPr="00D53AC3">
        <w:rPr>
          <w:rFonts w:hint="eastAsia"/>
          <w:noProof/>
        </w:rPr>
        <w:t>文件树</w:t>
      </w:r>
      <w:r w:rsidR="00C95F5F">
        <w:rPr>
          <w:rFonts w:hint="eastAsia"/>
          <w:noProof/>
        </w:rPr>
        <w:t>，如</w:t>
      </w:r>
      <w:r w:rsidR="00A130F1">
        <w:rPr>
          <w:noProof/>
        </w:rPr>
        <w:fldChar w:fldCharType="begin"/>
      </w:r>
      <w:r w:rsidR="00C95F5F">
        <w:rPr>
          <w:noProof/>
        </w:rPr>
        <w:instrText xml:space="preserve"> </w:instrText>
      </w:r>
      <w:r w:rsidR="00C95F5F">
        <w:rPr>
          <w:rFonts w:hint="eastAsia"/>
          <w:noProof/>
        </w:rPr>
        <w:instrText>REF _Ref397175754 \r \h</w:instrText>
      </w:r>
      <w:r w:rsidR="00C95F5F">
        <w:rPr>
          <w:noProof/>
        </w:rPr>
        <w:instrText xml:space="preserve"> </w:instrText>
      </w:r>
      <w:r w:rsidR="00A130F1">
        <w:rPr>
          <w:noProof/>
        </w:rPr>
      </w:r>
      <w:r w:rsidR="00A130F1">
        <w:rPr>
          <w:noProof/>
        </w:rPr>
        <w:fldChar w:fldCharType="separate"/>
      </w:r>
      <w:r w:rsidR="00C95F5F">
        <w:rPr>
          <w:rFonts w:hint="eastAsia"/>
          <w:noProof/>
        </w:rPr>
        <w:t>图</w:t>
      </w:r>
      <w:r w:rsidR="00C95F5F">
        <w:rPr>
          <w:rFonts w:hint="eastAsia"/>
          <w:noProof/>
        </w:rPr>
        <w:t>3-12</w:t>
      </w:r>
      <w:r w:rsidR="00A130F1">
        <w:rPr>
          <w:noProof/>
        </w:rPr>
        <w:fldChar w:fldCharType="end"/>
      </w:r>
      <w:r w:rsidR="00C95F5F">
        <w:rPr>
          <w:rFonts w:hint="eastAsia"/>
          <w:noProof/>
        </w:rPr>
        <w:t>所示。</w:t>
      </w:r>
    </w:p>
    <w:p w:rsidR="00C95F5F" w:rsidRDefault="00C95F5F" w:rsidP="00C95F5F">
      <w:pPr>
        <w:pStyle w:val="FigureDescription"/>
      </w:pPr>
      <w:bookmarkStart w:id="49" w:name="_Ref397175754"/>
      <w:r>
        <w:rPr>
          <w:rFonts w:hint="eastAsia"/>
          <w:noProof/>
        </w:rPr>
        <w:lastRenderedPageBreak/>
        <w:t>选择</w:t>
      </w:r>
      <w:r w:rsidRPr="00D53AC3">
        <w:rPr>
          <w:rFonts w:hint="eastAsia"/>
          <w:noProof/>
        </w:rPr>
        <w:t>inner</w:t>
      </w:r>
      <w:r w:rsidRPr="00D53AC3">
        <w:rPr>
          <w:rFonts w:hint="eastAsia"/>
          <w:noProof/>
        </w:rPr>
        <w:t>和</w:t>
      </w:r>
      <w:r w:rsidRPr="00D53AC3">
        <w:rPr>
          <w:rFonts w:hint="eastAsia"/>
          <w:noProof/>
        </w:rPr>
        <w:t>user</w:t>
      </w:r>
      <w:r w:rsidRPr="00D53AC3">
        <w:rPr>
          <w:rFonts w:hint="eastAsia"/>
          <w:noProof/>
        </w:rPr>
        <w:t>的</w:t>
      </w:r>
      <w:r w:rsidRPr="00D53AC3">
        <w:rPr>
          <w:rFonts w:hint="eastAsia"/>
          <w:noProof/>
        </w:rPr>
        <w:t>schema</w:t>
      </w:r>
      <w:r w:rsidRPr="00D53AC3">
        <w:rPr>
          <w:rFonts w:hint="eastAsia"/>
          <w:noProof/>
        </w:rPr>
        <w:t>文件树</w:t>
      </w:r>
      <w:r>
        <w:rPr>
          <w:rFonts w:hint="eastAsia"/>
          <w:noProof/>
        </w:rPr>
        <w:t>示意图</w:t>
      </w:r>
      <w:bookmarkEnd w:id="49"/>
    </w:p>
    <w:p w:rsidR="00790B4F" w:rsidRDefault="00790B4F" w:rsidP="00C95F5F">
      <w:pPr>
        <w:pStyle w:val="Figure"/>
      </w:pPr>
      <w:r>
        <w:rPr>
          <w:noProof/>
        </w:rPr>
        <w:drawing>
          <wp:inline distT="0" distB="0" distL="0" distR="0">
            <wp:extent cx="4652721" cy="5238750"/>
            <wp:effectExtent l="19050" t="0" r="0" b="0"/>
            <wp:docPr id="7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32" cstate="print"/>
                    <a:srcRect/>
                    <a:stretch>
                      <a:fillRect/>
                    </a:stretch>
                  </pic:blipFill>
                  <pic:spPr bwMode="auto">
                    <a:xfrm>
                      <a:off x="0" y="0"/>
                      <a:ext cx="4652721" cy="5238750"/>
                    </a:xfrm>
                    <a:prstGeom prst="rect">
                      <a:avLst/>
                    </a:prstGeom>
                    <a:noFill/>
                    <a:ln w="9525">
                      <a:noFill/>
                      <a:miter lim="800000"/>
                      <a:headEnd/>
                      <a:tailEnd/>
                    </a:ln>
                  </pic:spPr>
                </pic:pic>
              </a:graphicData>
            </a:graphic>
          </wp:inline>
        </w:drawing>
      </w:r>
    </w:p>
    <w:p w:rsidR="00790B4F" w:rsidRDefault="00790B4F" w:rsidP="00C95F5F"/>
    <w:p w:rsidR="00790B4F" w:rsidRPr="00D53AC3" w:rsidRDefault="00790B4F" w:rsidP="00C95F5F">
      <w:pPr>
        <w:pStyle w:val="Step"/>
      </w:pPr>
      <w:r w:rsidRPr="00D53AC3">
        <w:rPr>
          <w:rFonts w:hint="eastAsia"/>
          <w:noProof/>
        </w:rPr>
        <w:t>选择需要生成的报文格式，即可生成</w:t>
      </w:r>
      <w:r w:rsidRPr="00D53AC3">
        <w:rPr>
          <w:rFonts w:hint="eastAsia"/>
          <w:noProof/>
        </w:rPr>
        <w:t>JSON</w:t>
      </w:r>
      <w:r w:rsidRPr="00D53AC3">
        <w:rPr>
          <w:rFonts w:hint="eastAsia"/>
          <w:noProof/>
        </w:rPr>
        <w:t>或者</w:t>
      </w:r>
      <w:r w:rsidRPr="00D53AC3">
        <w:rPr>
          <w:rFonts w:hint="eastAsia"/>
          <w:noProof/>
        </w:rPr>
        <w:t>XML</w:t>
      </w:r>
      <w:r w:rsidRPr="00D53AC3">
        <w:rPr>
          <w:rFonts w:hint="eastAsia"/>
          <w:noProof/>
        </w:rPr>
        <w:t>格式的报文</w:t>
      </w:r>
      <w:r w:rsidR="00C95F5F">
        <w:rPr>
          <w:rFonts w:hint="eastAsia"/>
          <w:noProof/>
        </w:rPr>
        <w:t>，如</w:t>
      </w:r>
      <w:r w:rsidR="00A130F1">
        <w:rPr>
          <w:noProof/>
        </w:rPr>
        <w:fldChar w:fldCharType="begin"/>
      </w:r>
      <w:r w:rsidR="00C95F5F">
        <w:rPr>
          <w:noProof/>
        </w:rPr>
        <w:instrText xml:space="preserve"> </w:instrText>
      </w:r>
      <w:r w:rsidR="00C95F5F">
        <w:rPr>
          <w:rFonts w:hint="eastAsia"/>
          <w:noProof/>
        </w:rPr>
        <w:instrText>REF _Ref397175937 \r \h</w:instrText>
      </w:r>
      <w:r w:rsidR="00C95F5F">
        <w:rPr>
          <w:noProof/>
        </w:rPr>
        <w:instrText xml:space="preserve"> </w:instrText>
      </w:r>
      <w:r w:rsidR="00A130F1">
        <w:rPr>
          <w:noProof/>
        </w:rPr>
      </w:r>
      <w:r w:rsidR="00A130F1">
        <w:rPr>
          <w:noProof/>
        </w:rPr>
        <w:fldChar w:fldCharType="separate"/>
      </w:r>
      <w:r w:rsidR="00C95F5F">
        <w:rPr>
          <w:rFonts w:hint="eastAsia"/>
          <w:noProof/>
        </w:rPr>
        <w:t>图</w:t>
      </w:r>
      <w:r w:rsidR="00C95F5F">
        <w:rPr>
          <w:rFonts w:hint="eastAsia"/>
          <w:noProof/>
        </w:rPr>
        <w:t>3-13</w:t>
      </w:r>
      <w:r w:rsidR="00A130F1">
        <w:rPr>
          <w:noProof/>
        </w:rPr>
        <w:fldChar w:fldCharType="end"/>
      </w:r>
      <w:r w:rsidR="00C95F5F">
        <w:rPr>
          <w:rFonts w:hint="eastAsia"/>
          <w:noProof/>
        </w:rPr>
        <w:t>所示，设置完成后点击</w:t>
      </w:r>
      <w:r w:rsidR="00C95F5F">
        <w:rPr>
          <w:rFonts w:hint="eastAsia"/>
          <w:noProof/>
        </w:rPr>
        <w:t>Finish</w:t>
      </w:r>
      <w:r w:rsidR="00C95F5F">
        <w:rPr>
          <w:rFonts w:hint="eastAsia"/>
          <w:noProof/>
        </w:rPr>
        <w:t>完成</w:t>
      </w:r>
      <w:r w:rsidRPr="00D53AC3">
        <w:rPr>
          <w:rFonts w:hint="eastAsia"/>
          <w:noProof/>
        </w:rPr>
        <w:t>。</w:t>
      </w:r>
    </w:p>
    <w:p w:rsidR="00790B4F" w:rsidRPr="00C95F5F" w:rsidRDefault="00C95F5F" w:rsidP="00C95F5F">
      <w:pPr>
        <w:pStyle w:val="FigureDescription"/>
      </w:pPr>
      <w:bookmarkStart w:id="50" w:name="_Ref397175937"/>
      <w:r>
        <w:rPr>
          <w:rFonts w:hint="eastAsia"/>
        </w:rPr>
        <w:lastRenderedPageBreak/>
        <w:t>选择</w:t>
      </w:r>
      <w:proofErr w:type="spellStart"/>
      <w:r w:rsidRPr="00EB712A">
        <w:t>OpsDev</w:t>
      </w:r>
      <w:proofErr w:type="spellEnd"/>
      <w:r w:rsidRPr="00EB712A">
        <w:t xml:space="preserve">-Java Restful </w:t>
      </w:r>
      <w:proofErr w:type="spellStart"/>
      <w:r w:rsidRPr="00EB712A">
        <w:t>Api</w:t>
      </w:r>
      <w:proofErr w:type="spellEnd"/>
      <w:r>
        <w:rPr>
          <w:rFonts w:hint="eastAsia"/>
        </w:rPr>
        <w:t>生成的报文格式界面示意图</w:t>
      </w:r>
      <w:bookmarkEnd w:id="50"/>
    </w:p>
    <w:p w:rsidR="00790B4F" w:rsidRDefault="00790B4F" w:rsidP="00790B4F">
      <w:pPr>
        <w:keepNext/>
      </w:pPr>
      <w:r>
        <w:rPr>
          <w:noProof/>
        </w:rPr>
        <w:drawing>
          <wp:inline distT="0" distB="0" distL="0" distR="0">
            <wp:extent cx="4612569" cy="5238750"/>
            <wp:effectExtent l="19050" t="0" r="0" b="0"/>
            <wp:docPr id="77"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33" cstate="print"/>
                    <a:srcRect/>
                    <a:stretch>
                      <a:fillRect/>
                    </a:stretch>
                  </pic:blipFill>
                  <pic:spPr bwMode="auto">
                    <a:xfrm>
                      <a:off x="0" y="0"/>
                      <a:ext cx="4612569" cy="5238750"/>
                    </a:xfrm>
                    <a:prstGeom prst="rect">
                      <a:avLst/>
                    </a:prstGeom>
                    <a:noFill/>
                    <a:ln w="9525">
                      <a:noFill/>
                      <a:miter lim="800000"/>
                      <a:headEnd/>
                      <a:tailEnd/>
                    </a:ln>
                  </pic:spPr>
                </pic:pic>
              </a:graphicData>
            </a:graphic>
          </wp:inline>
        </w:drawing>
      </w:r>
    </w:p>
    <w:p w:rsidR="00790B4F" w:rsidRDefault="00790B4F" w:rsidP="00C95F5F">
      <w:pPr>
        <w:rPr>
          <w:noProof/>
        </w:rPr>
      </w:pPr>
    </w:p>
    <w:p w:rsidR="00790B4F" w:rsidRDefault="00790B4F" w:rsidP="00C95F5F">
      <w:pPr>
        <w:pStyle w:val="Step"/>
      </w:pPr>
      <w:r w:rsidRPr="00D53AC3">
        <w:rPr>
          <w:rFonts w:hint="eastAsia"/>
          <w:noProof/>
        </w:rPr>
        <w:t>在相应的包中生成</w:t>
      </w:r>
      <w:r w:rsidRPr="00D53AC3">
        <w:rPr>
          <w:rFonts w:hint="eastAsia"/>
          <w:noProof/>
        </w:rPr>
        <w:t>.java</w:t>
      </w:r>
      <w:r w:rsidRPr="00D53AC3">
        <w:rPr>
          <w:rFonts w:hint="eastAsia"/>
          <w:noProof/>
        </w:rPr>
        <w:t>文件</w:t>
      </w:r>
      <w:r w:rsidR="00C95F5F">
        <w:rPr>
          <w:rFonts w:hint="eastAsia"/>
          <w:noProof/>
        </w:rPr>
        <w:t>，如</w:t>
      </w:r>
      <w:r w:rsidR="00A130F1">
        <w:rPr>
          <w:noProof/>
        </w:rPr>
        <w:fldChar w:fldCharType="begin"/>
      </w:r>
      <w:r w:rsidR="00C95F5F">
        <w:rPr>
          <w:noProof/>
        </w:rPr>
        <w:instrText xml:space="preserve"> </w:instrText>
      </w:r>
      <w:r w:rsidR="00C95F5F">
        <w:rPr>
          <w:rFonts w:hint="eastAsia"/>
          <w:noProof/>
        </w:rPr>
        <w:instrText>REF _Ref397176077 \r \h</w:instrText>
      </w:r>
      <w:r w:rsidR="00C95F5F">
        <w:rPr>
          <w:noProof/>
        </w:rPr>
        <w:instrText xml:space="preserve"> </w:instrText>
      </w:r>
      <w:r w:rsidR="00A130F1">
        <w:rPr>
          <w:noProof/>
        </w:rPr>
      </w:r>
      <w:r w:rsidR="00A130F1">
        <w:rPr>
          <w:noProof/>
        </w:rPr>
        <w:fldChar w:fldCharType="separate"/>
      </w:r>
      <w:r w:rsidR="00C95F5F">
        <w:rPr>
          <w:rFonts w:hint="eastAsia"/>
          <w:noProof/>
        </w:rPr>
        <w:t>图</w:t>
      </w:r>
      <w:r w:rsidR="00C95F5F">
        <w:rPr>
          <w:rFonts w:hint="eastAsia"/>
          <w:noProof/>
        </w:rPr>
        <w:t>3-14</w:t>
      </w:r>
      <w:r w:rsidR="00A130F1">
        <w:rPr>
          <w:noProof/>
        </w:rPr>
        <w:fldChar w:fldCharType="end"/>
      </w:r>
      <w:r w:rsidR="00C95F5F">
        <w:rPr>
          <w:rFonts w:hint="eastAsia"/>
          <w:noProof/>
        </w:rPr>
        <w:t>所示</w:t>
      </w:r>
      <w:r w:rsidRPr="00D53AC3">
        <w:rPr>
          <w:rFonts w:hint="eastAsia"/>
          <w:noProof/>
        </w:rPr>
        <w:t>。</w:t>
      </w:r>
    </w:p>
    <w:p w:rsidR="00C95F5F" w:rsidRPr="00D53AC3" w:rsidRDefault="00C95F5F" w:rsidP="00C95F5F">
      <w:pPr>
        <w:pStyle w:val="FigureDescription"/>
      </w:pPr>
      <w:bookmarkStart w:id="51" w:name="_Ref397176077"/>
      <w:r>
        <w:rPr>
          <w:rFonts w:hint="eastAsia"/>
        </w:rPr>
        <w:lastRenderedPageBreak/>
        <w:t>生成文件示意图</w:t>
      </w:r>
      <w:bookmarkEnd w:id="51"/>
    </w:p>
    <w:p w:rsidR="00790B4F" w:rsidRDefault="00790B4F" w:rsidP="00790B4F">
      <w:pPr>
        <w:keepNext/>
      </w:pPr>
      <w:r>
        <w:rPr>
          <w:noProof/>
        </w:rPr>
        <w:drawing>
          <wp:inline distT="0" distB="0" distL="0" distR="0">
            <wp:extent cx="4554210" cy="2676525"/>
            <wp:effectExtent l="19050" t="0" r="0" b="0"/>
            <wp:docPr id="76"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34" cstate="print"/>
                    <a:srcRect/>
                    <a:stretch>
                      <a:fillRect/>
                    </a:stretch>
                  </pic:blipFill>
                  <pic:spPr bwMode="auto">
                    <a:xfrm>
                      <a:off x="0" y="0"/>
                      <a:ext cx="4554210" cy="2676525"/>
                    </a:xfrm>
                    <a:prstGeom prst="rect">
                      <a:avLst/>
                    </a:prstGeom>
                    <a:noFill/>
                    <a:ln w="9525">
                      <a:noFill/>
                      <a:miter lim="800000"/>
                      <a:headEnd/>
                      <a:tailEnd/>
                    </a:ln>
                  </pic:spPr>
                </pic:pic>
              </a:graphicData>
            </a:graphic>
          </wp:inline>
        </w:drawing>
      </w:r>
    </w:p>
    <w:p w:rsidR="004D1A60" w:rsidRDefault="004D1A60" w:rsidP="00C95F5F">
      <w:pPr>
        <w:rPr>
          <w:noProof/>
        </w:rPr>
      </w:pPr>
    </w:p>
    <w:p w:rsidR="009640AC" w:rsidRPr="00AD7442" w:rsidRDefault="00A130F1" w:rsidP="00C95F5F">
      <w:r>
        <w:rPr>
          <w:noProof/>
        </w:rPr>
        <w:fldChar w:fldCharType="begin"/>
      </w:r>
      <w:r w:rsidR="00C95F5F">
        <w:rPr>
          <w:noProof/>
        </w:rPr>
        <w:instrText xml:space="preserve"> </w:instrText>
      </w:r>
      <w:r w:rsidR="00C95F5F">
        <w:rPr>
          <w:rFonts w:hint="eastAsia"/>
          <w:noProof/>
        </w:rPr>
        <w:instrText>REF _Ref397176077 \r \h</w:instrText>
      </w:r>
      <w:r w:rsidR="00C95F5F">
        <w:rPr>
          <w:noProof/>
        </w:rPr>
        <w:instrText xml:space="preserve"> </w:instrText>
      </w:r>
      <w:r>
        <w:rPr>
          <w:noProof/>
        </w:rPr>
      </w:r>
      <w:r>
        <w:rPr>
          <w:noProof/>
        </w:rPr>
        <w:fldChar w:fldCharType="separate"/>
      </w:r>
      <w:r w:rsidR="00C95F5F">
        <w:rPr>
          <w:rFonts w:hint="eastAsia"/>
          <w:noProof/>
        </w:rPr>
        <w:t>图</w:t>
      </w:r>
      <w:r w:rsidR="00C95F5F">
        <w:rPr>
          <w:rFonts w:hint="eastAsia"/>
          <w:noProof/>
        </w:rPr>
        <w:t>3-14</w:t>
      </w:r>
      <w:r>
        <w:rPr>
          <w:noProof/>
        </w:rPr>
        <w:fldChar w:fldCharType="end"/>
      </w:r>
      <w:r w:rsidR="00C95F5F">
        <w:rPr>
          <w:rFonts w:hint="eastAsia"/>
          <w:noProof/>
        </w:rPr>
        <w:t>所示</w:t>
      </w:r>
      <w:r w:rsidR="009640AC" w:rsidRPr="00AD7442">
        <w:rPr>
          <w:rFonts w:hint="eastAsia"/>
        </w:rPr>
        <w:t>为新建的工程。目录结构由工程主目录</w:t>
      </w:r>
      <w:r w:rsidR="009640AC" w:rsidRPr="00AD7442">
        <w:rPr>
          <w:rFonts w:hint="eastAsia"/>
        </w:rPr>
        <w:t>ja01</w:t>
      </w:r>
      <w:r w:rsidR="009640AC" w:rsidRPr="00AD7442">
        <w:rPr>
          <w:rFonts w:hint="eastAsia"/>
        </w:rPr>
        <w:t>，</w:t>
      </w:r>
      <w:proofErr w:type="spellStart"/>
      <w:r w:rsidR="00674AE5">
        <w:rPr>
          <w:rFonts w:hint="eastAsia"/>
        </w:rPr>
        <w:t>src</w:t>
      </w:r>
      <w:proofErr w:type="spellEnd"/>
      <w:r w:rsidR="00674AE5">
        <w:rPr>
          <w:rFonts w:hint="eastAsia"/>
        </w:rPr>
        <w:t>中由</w:t>
      </w:r>
      <w:proofErr w:type="spellStart"/>
      <w:r w:rsidR="00F24AF6">
        <w:rPr>
          <w:rFonts w:hint="eastAsia"/>
        </w:rPr>
        <w:t>service,main</w:t>
      </w:r>
      <w:proofErr w:type="spellEnd"/>
      <w:r w:rsidR="009640AC" w:rsidRPr="00AD7442">
        <w:rPr>
          <w:rFonts w:hint="eastAsia"/>
        </w:rPr>
        <w:t>和</w:t>
      </w:r>
      <w:proofErr w:type="spellStart"/>
      <w:r w:rsidR="009640AC" w:rsidRPr="00AD7442">
        <w:rPr>
          <w:rFonts w:hint="eastAsia"/>
        </w:rPr>
        <w:t>util</w:t>
      </w:r>
      <w:proofErr w:type="spellEnd"/>
      <w:r w:rsidR="009640AC" w:rsidRPr="00AD7442">
        <w:rPr>
          <w:rFonts w:hint="eastAsia"/>
        </w:rPr>
        <w:t>三个</w:t>
      </w:r>
      <w:r w:rsidR="00674AE5">
        <w:rPr>
          <w:rFonts w:hint="eastAsia"/>
        </w:rPr>
        <w:t>包</w:t>
      </w:r>
      <w:r w:rsidR="009640AC" w:rsidRPr="00AD7442">
        <w:rPr>
          <w:rFonts w:hint="eastAsia"/>
        </w:rPr>
        <w:t>组成。</w:t>
      </w:r>
    </w:p>
    <w:p w:rsidR="009640AC" w:rsidRPr="00AD7442" w:rsidRDefault="009640AC" w:rsidP="00C95F5F">
      <w:r w:rsidRPr="00AD7442">
        <w:rPr>
          <w:rFonts w:hint="eastAsia"/>
        </w:rPr>
        <w:t>StaticrtSroute.java</w:t>
      </w:r>
      <w:r w:rsidRPr="00AD7442">
        <w:rPr>
          <w:rFonts w:hint="eastAsia"/>
        </w:rPr>
        <w:t>：工程自动生成的示例模板。</w:t>
      </w:r>
    </w:p>
    <w:p w:rsidR="00086C94" w:rsidRPr="009640AC" w:rsidRDefault="00086C94" w:rsidP="009563B1"/>
    <w:p w:rsidR="00790B4F" w:rsidRPr="00B77A26" w:rsidRDefault="00402B23" w:rsidP="009563B1">
      <w:pPr>
        <w:pStyle w:val="21"/>
      </w:pPr>
      <w:bookmarkStart w:id="52" w:name="_Toc397181807"/>
      <w:r>
        <w:rPr>
          <w:rFonts w:hint="eastAsia"/>
        </w:rPr>
        <w:t>在代码中进行动态生成</w:t>
      </w:r>
      <w:r>
        <w:rPr>
          <w:rFonts w:hint="eastAsia"/>
        </w:rPr>
        <w:t>body</w:t>
      </w:r>
      <w:r>
        <w:rPr>
          <w:rFonts w:hint="eastAsia"/>
        </w:rPr>
        <w:t>（</w:t>
      </w:r>
      <w:r>
        <w:rPr>
          <w:rFonts w:hint="eastAsia"/>
        </w:rPr>
        <w:t>add post body</w:t>
      </w:r>
      <w:r>
        <w:rPr>
          <w:rFonts w:hint="eastAsia"/>
        </w:rPr>
        <w:t>）操作</w:t>
      </w:r>
      <w:bookmarkEnd w:id="52"/>
    </w:p>
    <w:p w:rsidR="009563B1" w:rsidRDefault="009563B1" w:rsidP="005D0734">
      <w:pPr>
        <w:pStyle w:val="Step"/>
      </w:pPr>
      <w:r>
        <w:rPr>
          <w:rFonts w:hint="eastAsia"/>
        </w:rPr>
        <w:t>在代码的适当位置点击右键</w:t>
      </w:r>
      <w:r w:rsidR="00790B4F" w:rsidRPr="00A92FD6">
        <w:rPr>
          <w:rFonts w:hint="eastAsia"/>
        </w:rPr>
        <w:t>，选择</w:t>
      </w:r>
      <w:r w:rsidR="00790B4F" w:rsidRPr="00A92FD6">
        <w:rPr>
          <w:rFonts w:hint="eastAsia"/>
        </w:rPr>
        <w:t>Add Post Body</w:t>
      </w:r>
      <w:r w:rsidR="00790B4F" w:rsidRPr="00A92FD6">
        <w:rPr>
          <w:rFonts w:hint="eastAsia"/>
        </w:rPr>
        <w:t>菜单</w:t>
      </w:r>
      <w:r>
        <w:rPr>
          <w:rFonts w:hint="eastAsia"/>
        </w:rPr>
        <w:t>，如</w:t>
      </w:r>
      <w:r w:rsidR="00A130F1">
        <w:fldChar w:fldCharType="begin"/>
      </w:r>
      <w:r>
        <w:instrText xml:space="preserve"> </w:instrText>
      </w:r>
      <w:r>
        <w:rPr>
          <w:rFonts w:hint="eastAsia"/>
        </w:rPr>
        <w:instrText>REF _Ref397176179 \r \h</w:instrText>
      </w:r>
      <w:r>
        <w:instrText xml:space="preserve"> </w:instrText>
      </w:r>
      <w:r w:rsidR="00A130F1">
        <w:fldChar w:fldCharType="separate"/>
      </w:r>
      <w:r>
        <w:rPr>
          <w:rFonts w:hint="eastAsia"/>
        </w:rPr>
        <w:t>图</w:t>
      </w:r>
      <w:r>
        <w:rPr>
          <w:rFonts w:hint="eastAsia"/>
        </w:rPr>
        <w:t>3-15</w:t>
      </w:r>
      <w:r w:rsidR="00A130F1">
        <w:fldChar w:fldCharType="end"/>
      </w:r>
      <w:r>
        <w:rPr>
          <w:rFonts w:hint="eastAsia"/>
        </w:rPr>
        <w:t>所示</w:t>
      </w:r>
      <w:r w:rsidR="00790B4F" w:rsidRPr="00A92FD6">
        <w:rPr>
          <w:rFonts w:hint="eastAsia"/>
        </w:rPr>
        <w:t>。</w:t>
      </w:r>
    </w:p>
    <w:p w:rsidR="009563B1" w:rsidRDefault="009563B1" w:rsidP="009563B1">
      <w:pPr>
        <w:pStyle w:val="FigureDescription"/>
      </w:pPr>
      <w:bookmarkStart w:id="53" w:name="_Ref397176179"/>
      <w:r w:rsidRPr="00A92FD6">
        <w:rPr>
          <w:rFonts w:hint="eastAsia"/>
        </w:rPr>
        <w:lastRenderedPageBreak/>
        <w:t>选择</w:t>
      </w:r>
      <w:r w:rsidRPr="00A92FD6">
        <w:rPr>
          <w:rFonts w:hint="eastAsia"/>
        </w:rPr>
        <w:t>Add Post Body</w:t>
      </w:r>
      <w:r w:rsidRPr="00A92FD6">
        <w:rPr>
          <w:rFonts w:hint="eastAsia"/>
        </w:rPr>
        <w:t>菜单</w:t>
      </w:r>
      <w:r>
        <w:rPr>
          <w:rFonts w:hint="eastAsia"/>
        </w:rPr>
        <w:t>界面</w:t>
      </w:r>
      <w:bookmarkEnd w:id="53"/>
      <w:r w:rsidR="005D0734">
        <w:rPr>
          <w:rFonts w:hint="eastAsia"/>
        </w:rPr>
        <w:t>示意图</w:t>
      </w:r>
    </w:p>
    <w:p w:rsidR="00790B4F" w:rsidRDefault="00790B4F" w:rsidP="009563B1">
      <w:pPr>
        <w:pStyle w:val="Figure"/>
      </w:pPr>
      <w:r>
        <w:rPr>
          <w:noProof/>
        </w:rPr>
        <w:drawing>
          <wp:inline distT="0" distB="0" distL="0" distR="0">
            <wp:extent cx="4619625" cy="3391623"/>
            <wp:effectExtent l="19050" t="0" r="952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pic:cNvPicPr>
                      <a:picLocks noChangeAspect="1" noChangeArrowheads="1"/>
                    </pic:cNvPicPr>
                  </pic:nvPicPr>
                  <pic:blipFill>
                    <a:blip r:embed="rId35" cstate="print"/>
                    <a:srcRect/>
                    <a:stretch>
                      <a:fillRect/>
                    </a:stretch>
                  </pic:blipFill>
                  <pic:spPr bwMode="auto">
                    <a:xfrm>
                      <a:off x="0" y="0"/>
                      <a:ext cx="4619625" cy="3391623"/>
                    </a:xfrm>
                    <a:prstGeom prst="rect">
                      <a:avLst/>
                    </a:prstGeom>
                    <a:noFill/>
                    <a:ln w="9525">
                      <a:noFill/>
                      <a:miter lim="800000"/>
                      <a:headEnd/>
                      <a:tailEnd/>
                    </a:ln>
                  </pic:spPr>
                </pic:pic>
              </a:graphicData>
            </a:graphic>
          </wp:inline>
        </w:drawing>
      </w:r>
    </w:p>
    <w:p w:rsidR="00790B4F" w:rsidRDefault="00790B4F" w:rsidP="005D0734"/>
    <w:p w:rsidR="00790B4F" w:rsidRDefault="00790B4F" w:rsidP="005D0734">
      <w:pPr>
        <w:pStyle w:val="Step"/>
      </w:pPr>
      <w:r w:rsidRPr="00A92FD6">
        <w:rPr>
          <w:rFonts w:hint="eastAsia"/>
        </w:rPr>
        <w:t>显示</w:t>
      </w:r>
      <w:r w:rsidRPr="00A92FD6">
        <w:rPr>
          <w:rFonts w:hint="eastAsia"/>
        </w:rPr>
        <w:t>inner</w:t>
      </w:r>
      <w:r w:rsidRPr="00A92FD6">
        <w:rPr>
          <w:rFonts w:hint="eastAsia"/>
        </w:rPr>
        <w:t>和</w:t>
      </w:r>
      <w:r w:rsidRPr="00A92FD6">
        <w:rPr>
          <w:rFonts w:hint="eastAsia"/>
        </w:rPr>
        <w:t>user</w:t>
      </w:r>
      <w:r w:rsidRPr="00A92FD6">
        <w:rPr>
          <w:rFonts w:hint="eastAsia"/>
        </w:rPr>
        <w:t>的</w:t>
      </w:r>
      <w:r w:rsidRPr="00A92FD6">
        <w:rPr>
          <w:rFonts w:hint="eastAsia"/>
        </w:rPr>
        <w:t>schema</w:t>
      </w:r>
      <w:r w:rsidRPr="00A92FD6">
        <w:rPr>
          <w:rFonts w:hint="eastAsia"/>
        </w:rPr>
        <w:t>文件树</w:t>
      </w:r>
      <w:r w:rsidR="005D0734">
        <w:rPr>
          <w:rFonts w:hint="eastAsia"/>
        </w:rPr>
        <w:t>，如</w:t>
      </w:r>
      <w:r w:rsidR="00A130F1">
        <w:fldChar w:fldCharType="begin"/>
      </w:r>
      <w:r w:rsidR="005D0734">
        <w:instrText xml:space="preserve"> </w:instrText>
      </w:r>
      <w:r w:rsidR="005D0734">
        <w:rPr>
          <w:rFonts w:hint="eastAsia"/>
        </w:rPr>
        <w:instrText>REF _Ref397177872 \r \h</w:instrText>
      </w:r>
      <w:r w:rsidR="005D0734">
        <w:instrText xml:space="preserve"> </w:instrText>
      </w:r>
      <w:r w:rsidR="00A130F1">
        <w:fldChar w:fldCharType="separate"/>
      </w:r>
      <w:r w:rsidR="005D0734">
        <w:rPr>
          <w:rFonts w:hint="eastAsia"/>
        </w:rPr>
        <w:t>图</w:t>
      </w:r>
      <w:r w:rsidR="005D0734">
        <w:rPr>
          <w:rFonts w:hint="eastAsia"/>
        </w:rPr>
        <w:t>3-16</w:t>
      </w:r>
      <w:r w:rsidR="00A130F1">
        <w:fldChar w:fldCharType="end"/>
      </w:r>
      <w:r w:rsidR="005D0734">
        <w:rPr>
          <w:rFonts w:hint="eastAsia"/>
        </w:rPr>
        <w:t>所示</w:t>
      </w:r>
      <w:r w:rsidRPr="00A92FD6">
        <w:rPr>
          <w:rFonts w:hint="eastAsia"/>
        </w:rPr>
        <w:t>。</w:t>
      </w:r>
    </w:p>
    <w:p w:rsidR="005D0734" w:rsidRDefault="005D0734" w:rsidP="005D0734">
      <w:pPr>
        <w:pStyle w:val="FigureDescription"/>
      </w:pPr>
      <w:bookmarkStart w:id="54" w:name="_Ref397177872"/>
      <w:r w:rsidRPr="00A92FD6">
        <w:rPr>
          <w:rFonts w:hint="eastAsia"/>
        </w:rPr>
        <w:lastRenderedPageBreak/>
        <w:t>显示</w:t>
      </w:r>
      <w:r w:rsidRPr="00A92FD6">
        <w:rPr>
          <w:rFonts w:hint="eastAsia"/>
        </w:rPr>
        <w:t>inner</w:t>
      </w:r>
      <w:r w:rsidRPr="00A92FD6">
        <w:rPr>
          <w:rFonts w:hint="eastAsia"/>
        </w:rPr>
        <w:t>和</w:t>
      </w:r>
      <w:r w:rsidRPr="00A92FD6">
        <w:rPr>
          <w:rFonts w:hint="eastAsia"/>
        </w:rPr>
        <w:t>user</w:t>
      </w:r>
      <w:r w:rsidRPr="00A92FD6">
        <w:rPr>
          <w:rFonts w:hint="eastAsia"/>
        </w:rPr>
        <w:t>的</w:t>
      </w:r>
      <w:r w:rsidRPr="00A92FD6">
        <w:rPr>
          <w:rFonts w:hint="eastAsia"/>
        </w:rPr>
        <w:t>schema</w:t>
      </w:r>
      <w:r w:rsidRPr="00A92FD6">
        <w:rPr>
          <w:rFonts w:hint="eastAsia"/>
        </w:rPr>
        <w:t>文件树</w:t>
      </w:r>
      <w:r>
        <w:rPr>
          <w:rFonts w:hint="eastAsia"/>
        </w:rPr>
        <w:t>界面示意图</w:t>
      </w:r>
      <w:bookmarkEnd w:id="54"/>
    </w:p>
    <w:p w:rsidR="00790B4F" w:rsidRDefault="00790B4F" w:rsidP="00790B4F">
      <w:pPr>
        <w:keepNext/>
      </w:pPr>
      <w:r>
        <w:rPr>
          <w:noProof/>
        </w:rPr>
        <w:drawing>
          <wp:inline distT="0" distB="0" distL="0" distR="0">
            <wp:extent cx="4438340" cy="5200650"/>
            <wp:effectExtent l="19050" t="0" r="310" b="0"/>
            <wp:docPr id="74"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pic:cNvPicPr>
                      <a:picLocks noChangeAspect="1" noChangeArrowheads="1"/>
                    </pic:cNvPicPr>
                  </pic:nvPicPr>
                  <pic:blipFill>
                    <a:blip r:embed="rId36" cstate="print"/>
                    <a:srcRect/>
                    <a:stretch>
                      <a:fillRect/>
                    </a:stretch>
                  </pic:blipFill>
                  <pic:spPr bwMode="auto">
                    <a:xfrm>
                      <a:off x="0" y="0"/>
                      <a:ext cx="4438340" cy="5200650"/>
                    </a:xfrm>
                    <a:prstGeom prst="rect">
                      <a:avLst/>
                    </a:prstGeom>
                    <a:noFill/>
                    <a:ln w="9525">
                      <a:noFill/>
                      <a:miter lim="800000"/>
                      <a:headEnd/>
                      <a:tailEnd/>
                    </a:ln>
                  </pic:spPr>
                </pic:pic>
              </a:graphicData>
            </a:graphic>
          </wp:inline>
        </w:drawing>
      </w:r>
    </w:p>
    <w:p w:rsidR="005D0734" w:rsidRDefault="005D0734" w:rsidP="005D0734">
      <w:pPr>
        <w:rPr>
          <w:noProof/>
        </w:rPr>
      </w:pPr>
    </w:p>
    <w:p w:rsidR="00790B4F" w:rsidRDefault="00790B4F" w:rsidP="005D0734">
      <w:pPr>
        <w:pStyle w:val="Step"/>
      </w:pPr>
      <w:r w:rsidRPr="00A92FD6">
        <w:rPr>
          <w:rFonts w:hint="eastAsia"/>
          <w:noProof/>
        </w:rPr>
        <w:t>在文件树中选择</w:t>
      </w:r>
      <w:r w:rsidRPr="00A92FD6">
        <w:rPr>
          <w:rFonts w:hint="eastAsia"/>
          <w:noProof/>
        </w:rPr>
        <w:t>schema</w:t>
      </w:r>
      <w:r w:rsidRPr="00A92FD6">
        <w:rPr>
          <w:rFonts w:hint="eastAsia"/>
          <w:noProof/>
        </w:rPr>
        <w:t>文件</w:t>
      </w:r>
      <w:r w:rsidR="005D0734">
        <w:rPr>
          <w:rFonts w:hint="eastAsia"/>
          <w:noProof/>
        </w:rPr>
        <w:t>，如</w:t>
      </w:r>
      <w:r w:rsidR="00A130F1">
        <w:rPr>
          <w:noProof/>
        </w:rPr>
        <w:fldChar w:fldCharType="begin"/>
      </w:r>
      <w:r w:rsidR="005D0734">
        <w:rPr>
          <w:noProof/>
        </w:rPr>
        <w:instrText xml:space="preserve"> </w:instrText>
      </w:r>
      <w:r w:rsidR="005D0734">
        <w:rPr>
          <w:rFonts w:hint="eastAsia"/>
          <w:noProof/>
        </w:rPr>
        <w:instrText>REF _Ref397177917 \r \h</w:instrText>
      </w:r>
      <w:r w:rsidR="005D0734">
        <w:rPr>
          <w:noProof/>
        </w:rPr>
        <w:instrText xml:space="preserve"> </w:instrText>
      </w:r>
      <w:r w:rsidR="00A130F1">
        <w:rPr>
          <w:noProof/>
        </w:rPr>
      </w:r>
      <w:r w:rsidR="00A130F1">
        <w:rPr>
          <w:noProof/>
        </w:rPr>
        <w:fldChar w:fldCharType="separate"/>
      </w:r>
      <w:r w:rsidR="005D0734">
        <w:rPr>
          <w:rFonts w:hint="eastAsia"/>
          <w:noProof/>
        </w:rPr>
        <w:t>图</w:t>
      </w:r>
      <w:r w:rsidR="005D0734">
        <w:rPr>
          <w:rFonts w:hint="eastAsia"/>
          <w:noProof/>
        </w:rPr>
        <w:t>3-17</w:t>
      </w:r>
      <w:r w:rsidR="00A130F1">
        <w:rPr>
          <w:noProof/>
        </w:rPr>
        <w:fldChar w:fldCharType="end"/>
      </w:r>
      <w:r w:rsidR="005D0734">
        <w:rPr>
          <w:rFonts w:hint="eastAsia"/>
          <w:noProof/>
        </w:rPr>
        <w:t>所示。</w:t>
      </w:r>
    </w:p>
    <w:p w:rsidR="005D0734" w:rsidRDefault="005D0734" w:rsidP="005D0734">
      <w:pPr>
        <w:pStyle w:val="FigureDescription"/>
      </w:pPr>
      <w:bookmarkStart w:id="55" w:name="_Ref397177917"/>
      <w:r>
        <w:rPr>
          <w:rFonts w:hint="eastAsia"/>
        </w:rPr>
        <w:lastRenderedPageBreak/>
        <w:t>选择</w:t>
      </w:r>
      <w:r>
        <w:rPr>
          <w:rFonts w:hint="eastAsia"/>
        </w:rPr>
        <w:t>Schema</w:t>
      </w:r>
      <w:r>
        <w:rPr>
          <w:rFonts w:hint="eastAsia"/>
        </w:rPr>
        <w:t>文件示意图</w:t>
      </w:r>
      <w:bookmarkEnd w:id="55"/>
    </w:p>
    <w:p w:rsidR="00790B4F" w:rsidRDefault="00790B4F" w:rsidP="00790B4F">
      <w:pPr>
        <w:keepNext/>
      </w:pPr>
      <w:r>
        <w:rPr>
          <w:noProof/>
        </w:rPr>
        <w:drawing>
          <wp:inline distT="0" distB="0" distL="0" distR="0">
            <wp:extent cx="4457206" cy="5248275"/>
            <wp:effectExtent l="19050" t="0" r="494" b="0"/>
            <wp:docPr id="7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
                    <pic:cNvPicPr>
                      <a:picLocks noChangeAspect="1" noChangeArrowheads="1"/>
                    </pic:cNvPicPr>
                  </pic:nvPicPr>
                  <pic:blipFill>
                    <a:blip r:embed="rId37" cstate="print"/>
                    <a:srcRect/>
                    <a:stretch>
                      <a:fillRect/>
                    </a:stretch>
                  </pic:blipFill>
                  <pic:spPr bwMode="auto">
                    <a:xfrm>
                      <a:off x="0" y="0"/>
                      <a:ext cx="4457206" cy="5248275"/>
                    </a:xfrm>
                    <a:prstGeom prst="rect">
                      <a:avLst/>
                    </a:prstGeom>
                    <a:noFill/>
                    <a:ln w="9525">
                      <a:noFill/>
                      <a:miter lim="800000"/>
                      <a:headEnd/>
                      <a:tailEnd/>
                    </a:ln>
                  </pic:spPr>
                </pic:pic>
              </a:graphicData>
            </a:graphic>
          </wp:inline>
        </w:drawing>
      </w:r>
    </w:p>
    <w:p w:rsidR="00790B4F" w:rsidRDefault="00790B4F" w:rsidP="005D0734">
      <w:pPr>
        <w:rPr>
          <w:noProof/>
        </w:rPr>
      </w:pPr>
    </w:p>
    <w:p w:rsidR="005D0734" w:rsidRDefault="00790B4F" w:rsidP="005D0734">
      <w:pPr>
        <w:pStyle w:val="Step"/>
      </w:pPr>
      <w:r w:rsidRPr="00A92FD6">
        <w:rPr>
          <w:rFonts w:hint="eastAsia"/>
          <w:noProof/>
        </w:rPr>
        <w:t>填写必填的参数</w:t>
      </w:r>
      <w:r w:rsidR="00271ABD" w:rsidRPr="00A92FD6">
        <w:rPr>
          <w:rFonts w:hint="eastAsia"/>
          <w:noProof/>
        </w:rPr>
        <w:t>*</w:t>
      </w:r>
      <w:r w:rsidR="00271ABD" w:rsidRPr="00A92FD6">
        <w:rPr>
          <w:rFonts w:hint="eastAsia"/>
          <w:noProof/>
        </w:rPr>
        <w:t>号为必填参数</w:t>
      </w:r>
      <w:r w:rsidR="005D0734">
        <w:rPr>
          <w:rFonts w:hint="eastAsia"/>
          <w:noProof/>
        </w:rPr>
        <w:t>，如</w:t>
      </w:r>
      <w:r w:rsidR="00A130F1">
        <w:rPr>
          <w:noProof/>
        </w:rPr>
        <w:fldChar w:fldCharType="begin"/>
      </w:r>
      <w:r w:rsidR="005D0734">
        <w:rPr>
          <w:noProof/>
        </w:rPr>
        <w:instrText xml:space="preserve"> </w:instrText>
      </w:r>
      <w:r w:rsidR="005D0734">
        <w:rPr>
          <w:rFonts w:hint="eastAsia"/>
          <w:noProof/>
        </w:rPr>
        <w:instrText>REF _Ref397177974 \r \h</w:instrText>
      </w:r>
      <w:r w:rsidR="005D0734">
        <w:rPr>
          <w:noProof/>
        </w:rPr>
        <w:instrText xml:space="preserve"> </w:instrText>
      </w:r>
      <w:r w:rsidR="00A130F1">
        <w:rPr>
          <w:noProof/>
        </w:rPr>
      </w:r>
      <w:r w:rsidR="00A130F1">
        <w:rPr>
          <w:noProof/>
        </w:rPr>
        <w:fldChar w:fldCharType="separate"/>
      </w:r>
      <w:r w:rsidR="005D0734">
        <w:rPr>
          <w:rFonts w:hint="eastAsia"/>
          <w:noProof/>
        </w:rPr>
        <w:t>图</w:t>
      </w:r>
      <w:r w:rsidR="005D0734">
        <w:rPr>
          <w:rFonts w:hint="eastAsia"/>
          <w:noProof/>
        </w:rPr>
        <w:t>3-18</w:t>
      </w:r>
      <w:r w:rsidR="00A130F1">
        <w:rPr>
          <w:noProof/>
        </w:rPr>
        <w:fldChar w:fldCharType="end"/>
      </w:r>
      <w:r w:rsidR="005D0734">
        <w:rPr>
          <w:rFonts w:hint="eastAsia"/>
          <w:noProof/>
        </w:rPr>
        <w:t>所示</w:t>
      </w:r>
      <w:r w:rsidR="00271ABD" w:rsidRPr="00A92FD6">
        <w:rPr>
          <w:rFonts w:hint="eastAsia"/>
          <w:noProof/>
        </w:rPr>
        <w:t>。</w:t>
      </w:r>
    </w:p>
    <w:p w:rsidR="005D0734" w:rsidRDefault="005D0734" w:rsidP="005D0734">
      <w:pPr>
        <w:pStyle w:val="FigureDescription"/>
      </w:pPr>
      <w:bookmarkStart w:id="56" w:name="_Ref397177974"/>
      <w:r>
        <w:rPr>
          <w:rFonts w:hint="eastAsia"/>
        </w:rPr>
        <w:lastRenderedPageBreak/>
        <w:t>填写参数示意图</w:t>
      </w:r>
      <w:bookmarkEnd w:id="56"/>
    </w:p>
    <w:p w:rsidR="00271ABD" w:rsidRDefault="00790B4F" w:rsidP="005D0734">
      <w:pPr>
        <w:pStyle w:val="Figure"/>
      </w:pPr>
      <w:r>
        <w:rPr>
          <w:noProof/>
        </w:rPr>
        <w:drawing>
          <wp:inline distT="0" distB="0" distL="0" distR="0">
            <wp:extent cx="4525692" cy="5372100"/>
            <wp:effectExtent l="19050" t="0" r="8208" b="0"/>
            <wp:docPr id="72"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
                    <pic:cNvPicPr>
                      <a:picLocks noChangeAspect="1" noChangeArrowheads="1"/>
                    </pic:cNvPicPr>
                  </pic:nvPicPr>
                  <pic:blipFill>
                    <a:blip r:embed="rId38" cstate="print"/>
                    <a:srcRect/>
                    <a:stretch>
                      <a:fillRect/>
                    </a:stretch>
                  </pic:blipFill>
                  <pic:spPr bwMode="auto">
                    <a:xfrm>
                      <a:off x="0" y="0"/>
                      <a:ext cx="4525692" cy="5372100"/>
                    </a:xfrm>
                    <a:prstGeom prst="rect">
                      <a:avLst/>
                    </a:prstGeom>
                    <a:noFill/>
                    <a:ln w="9525">
                      <a:noFill/>
                      <a:miter lim="800000"/>
                      <a:headEnd/>
                      <a:tailEnd/>
                    </a:ln>
                  </pic:spPr>
                </pic:pic>
              </a:graphicData>
            </a:graphic>
          </wp:inline>
        </w:drawing>
      </w:r>
    </w:p>
    <w:p w:rsidR="00731DFA" w:rsidRDefault="00731DFA" w:rsidP="005D0734"/>
    <w:p w:rsidR="00790B4F" w:rsidRDefault="00790B4F" w:rsidP="005D0734">
      <w:pPr>
        <w:pStyle w:val="Step"/>
      </w:pPr>
      <w:r w:rsidRPr="007A5D1E">
        <w:rPr>
          <w:rFonts w:hint="eastAsia"/>
        </w:rPr>
        <w:t>选择</w:t>
      </w:r>
      <w:r w:rsidRPr="007A5D1E">
        <w:rPr>
          <w:rFonts w:hint="eastAsia"/>
        </w:rPr>
        <w:t>body</w:t>
      </w:r>
      <w:r w:rsidRPr="007A5D1E">
        <w:rPr>
          <w:rFonts w:hint="eastAsia"/>
        </w:rPr>
        <w:t>则生成</w:t>
      </w:r>
      <w:r w:rsidRPr="007A5D1E">
        <w:rPr>
          <w:rFonts w:hint="eastAsia"/>
        </w:rPr>
        <w:t>String</w:t>
      </w:r>
      <w:r w:rsidRPr="007A5D1E">
        <w:rPr>
          <w:rFonts w:hint="eastAsia"/>
        </w:rPr>
        <w:t>格式的报文，</w:t>
      </w:r>
      <w:r w:rsidRPr="007A5D1E">
        <w:rPr>
          <w:rFonts w:hint="eastAsia"/>
        </w:rPr>
        <w:t>String</w:t>
      </w:r>
      <w:r w:rsidRPr="007A5D1E">
        <w:rPr>
          <w:rFonts w:hint="eastAsia"/>
        </w:rPr>
        <w:t>中显示的是</w:t>
      </w:r>
      <w:proofErr w:type="spellStart"/>
      <w:r w:rsidRPr="007A5D1E">
        <w:rPr>
          <w:rFonts w:hint="eastAsia"/>
        </w:rPr>
        <w:t>json</w:t>
      </w:r>
      <w:proofErr w:type="spellEnd"/>
      <w:r w:rsidRPr="007A5D1E">
        <w:rPr>
          <w:rFonts w:hint="eastAsia"/>
        </w:rPr>
        <w:t>形式</w:t>
      </w:r>
      <w:r w:rsidR="005B1DB9">
        <w:rPr>
          <w:rFonts w:hint="eastAsia"/>
        </w:rPr>
        <w:t>，如</w:t>
      </w:r>
      <w:r w:rsidR="00A130F1">
        <w:fldChar w:fldCharType="begin"/>
      </w:r>
      <w:r w:rsidR="0071180D">
        <w:instrText xml:space="preserve"> </w:instrText>
      </w:r>
      <w:r w:rsidR="0071180D">
        <w:rPr>
          <w:rFonts w:hint="eastAsia"/>
        </w:rPr>
        <w:instrText>REF _Ref397178726 \r \h</w:instrText>
      </w:r>
      <w:r w:rsidR="0071180D">
        <w:instrText xml:space="preserve"> </w:instrText>
      </w:r>
      <w:r w:rsidR="00A130F1">
        <w:fldChar w:fldCharType="separate"/>
      </w:r>
      <w:r w:rsidR="0071180D">
        <w:rPr>
          <w:rFonts w:hint="eastAsia"/>
        </w:rPr>
        <w:t>图</w:t>
      </w:r>
      <w:r w:rsidR="0071180D">
        <w:rPr>
          <w:rFonts w:hint="eastAsia"/>
        </w:rPr>
        <w:t>3-19</w:t>
      </w:r>
      <w:r w:rsidR="00A130F1">
        <w:fldChar w:fldCharType="end"/>
      </w:r>
      <w:r w:rsidR="005B1DB9">
        <w:rPr>
          <w:rFonts w:hint="eastAsia"/>
        </w:rPr>
        <w:t>所示。</w:t>
      </w:r>
    </w:p>
    <w:p w:rsidR="005B1DB9" w:rsidRPr="007A5D1E" w:rsidRDefault="005B1DB9" w:rsidP="005B1DB9">
      <w:pPr>
        <w:pStyle w:val="FigureDescription"/>
      </w:pPr>
      <w:bookmarkStart w:id="57" w:name="_Ref397178726"/>
      <w:r>
        <w:rPr>
          <w:rFonts w:hint="eastAsia"/>
        </w:rPr>
        <w:lastRenderedPageBreak/>
        <w:t>生成文件示意图</w:t>
      </w:r>
      <w:bookmarkEnd w:id="57"/>
    </w:p>
    <w:p w:rsidR="00735129" w:rsidRDefault="00790B4F" w:rsidP="00735129">
      <w:pPr>
        <w:keepNext/>
      </w:pPr>
      <w:r>
        <w:rPr>
          <w:noProof/>
        </w:rPr>
        <w:drawing>
          <wp:inline distT="0" distB="0" distL="0" distR="0">
            <wp:extent cx="4526280" cy="3006626"/>
            <wp:effectExtent l="19050" t="0" r="7620" b="0"/>
            <wp:docPr id="71"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9"/>
                    <pic:cNvPicPr>
                      <a:picLocks noChangeAspect="1" noChangeArrowheads="1"/>
                    </pic:cNvPicPr>
                  </pic:nvPicPr>
                  <pic:blipFill>
                    <a:blip r:embed="rId39" cstate="print"/>
                    <a:srcRect/>
                    <a:stretch>
                      <a:fillRect/>
                    </a:stretch>
                  </pic:blipFill>
                  <pic:spPr bwMode="auto">
                    <a:xfrm>
                      <a:off x="0" y="0"/>
                      <a:ext cx="4526280" cy="3006626"/>
                    </a:xfrm>
                    <a:prstGeom prst="rect">
                      <a:avLst/>
                    </a:prstGeom>
                    <a:noFill/>
                    <a:ln w="9525">
                      <a:noFill/>
                      <a:miter lim="800000"/>
                      <a:headEnd/>
                      <a:tailEnd/>
                    </a:ln>
                  </pic:spPr>
                </pic:pic>
              </a:graphicData>
            </a:graphic>
          </wp:inline>
        </w:drawing>
      </w:r>
    </w:p>
    <w:p w:rsidR="00731DFA" w:rsidRPr="00731DFA" w:rsidRDefault="00731DFA" w:rsidP="0071180D"/>
    <w:p w:rsidR="00790B4F" w:rsidRDefault="00790B4F" w:rsidP="00033E89">
      <w:pPr>
        <w:pStyle w:val="Step"/>
      </w:pPr>
      <w:r w:rsidRPr="007A5D1E">
        <w:rPr>
          <w:rFonts w:hint="eastAsia"/>
        </w:rPr>
        <w:t>选择</w:t>
      </w:r>
      <w:r w:rsidRPr="007A5D1E">
        <w:rPr>
          <w:rFonts w:hint="eastAsia"/>
        </w:rPr>
        <w:t>method</w:t>
      </w:r>
      <w:r w:rsidRPr="007A5D1E">
        <w:rPr>
          <w:rFonts w:hint="eastAsia"/>
        </w:rPr>
        <w:t>则生成</w:t>
      </w:r>
      <w:r w:rsidRPr="007A5D1E">
        <w:rPr>
          <w:rFonts w:hint="eastAsia"/>
        </w:rPr>
        <w:t>body</w:t>
      </w:r>
      <w:r w:rsidRPr="007A5D1E">
        <w:rPr>
          <w:rFonts w:hint="eastAsia"/>
        </w:rPr>
        <w:t>格式的报文</w:t>
      </w:r>
      <w:r w:rsidR="0071180D">
        <w:rPr>
          <w:rFonts w:hint="eastAsia"/>
        </w:rPr>
        <w:t>，如</w:t>
      </w:r>
      <w:r w:rsidR="00A130F1">
        <w:fldChar w:fldCharType="begin"/>
      </w:r>
      <w:r w:rsidR="0071180D">
        <w:instrText xml:space="preserve"> </w:instrText>
      </w:r>
      <w:r w:rsidR="0071180D">
        <w:rPr>
          <w:rFonts w:hint="eastAsia"/>
        </w:rPr>
        <w:instrText>REF _Ref397179129 \r \h</w:instrText>
      </w:r>
      <w:r w:rsidR="0071180D">
        <w:instrText xml:space="preserve"> </w:instrText>
      </w:r>
      <w:r w:rsidR="00A130F1">
        <w:fldChar w:fldCharType="separate"/>
      </w:r>
      <w:r w:rsidR="0071180D">
        <w:rPr>
          <w:rFonts w:hint="eastAsia"/>
        </w:rPr>
        <w:t>图</w:t>
      </w:r>
      <w:r w:rsidR="0071180D">
        <w:rPr>
          <w:rFonts w:hint="eastAsia"/>
        </w:rPr>
        <w:t>3-20</w:t>
      </w:r>
      <w:r w:rsidR="00A130F1">
        <w:fldChar w:fldCharType="end"/>
      </w:r>
      <w:r w:rsidR="0071180D">
        <w:rPr>
          <w:rFonts w:hint="eastAsia"/>
        </w:rPr>
        <w:t>所示，生成文件如</w:t>
      </w:r>
      <w:r w:rsidR="00A130F1">
        <w:fldChar w:fldCharType="begin"/>
      </w:r>
      <w:r w:rsidR="0071180D">
        <w:instrText xml:space="preserve"> </w:instrText>
      </w:r>
      <w:r w:rsidR="0071180D">
        <w:rPr>
          <w:rFonts w:hint="eastAsia"/>
        </w:rPr>
        <w:instrText>REF _Ref397179173 \r \h</w:instrText>
      </w:r>
      <w:r w:rsidR="0071180D">
        <w:instrText xml:space="preserve"> </w:instrText>
      </w:r>
      <w:r w:rsidR="00A130F1">
        <w:fldChar w:fldCharType="separate"/>
      </w:r>
      <w:r w:rsidR="0071180D">
        <w:rPr>
          <w:rFonts w:hint="eastAsia"/>
        </w:rPr>
        <w:t>图</w:t>
      </w:r>
      <w:r w:rsidR="0071180D">
        <w:rPr>
          <w:rFonts w:hint="eastAsia"/>
        </w:rPr>
        <w:t>3-21</w:t>
      </w:r>
      <w:r w:rsidR="00A130F1">
        <w:fldChar w:fldCharType="end"/>
      </w:r>
      <w:r w:rsidR="0071180D">
        <w:rPr>
          <w:rFonts w:hint="eastAsia"/>
        </w:rPr>
        <w:t>所示</w:t>
      </w:r>
      <w:r w:rsidR="00033E89">
        <w:rPr>
          <w:rFonts w:hint="eastAsia"/>
        </w:rPr>
        <w:t>，</w:t>
      </w:r>
      <w:r w:rsidR="00033E89" w:rsidRPr="00A37C32">
        <w:rPr>
          <w:rFonts w:hint="eastAsia"/>
        </w:rPr>
        <w:t>红框部分为生成的</w:t>
      </w:r>
      <w:r w:rsidR="00033E89" w:rsidRPr="00A37C32">
        <w:rPr>
          <w:rFonts w:hint="eastAsia"/>
        </w:rPr>
        <w:t>Body</w:t>
      </w:r>
      <w:r w:rsidR="00033E89" w:rsidRPr="00A37C32">
        <w:rPr>
          <w:rFonts w:hint="eastAsia"/>
        </w:rPr>
        <w:t>体</w:t>
      </w:r>
      <w:r w:rsidR="00033E89">
        <w:rPr>
          <w:rFonts w:hint="eastAsia"/>
        </w:rPr>
        <w:t>。</w:t>
      </w:r>
    </w:p>
    <w:p w:rsidR="0071180D" w:rsidRPr="007A5D1E" w:rsidRDefault="0071180D" w:rsidP="0071180D">
      <w:pPr>
        <w:pStyle w:val="FigureDescription"/>
      </w:pPr>
      <w:bookmarkStart w:id="58" w:name="_Ref397179129"/>
      <w:r>
        <w:rPr>
          <w:rFonts w:hint="eastAsia"/>
        </w:rPr>
        <w:lastRenderedPageBreak/>
        <w:t>填写参数示意图</w:t>
      </w:r>
      <w:bookmarkEnd w:id="58"/>
    </w:p>
    <w:p w:rsidR="00731DFA" w:rsidRDefault="00790B4F" w:rsidP="00731DFA">
      <w:pPr>
        <w:keepNext/>
      </w:pPr>
      <w:r>
        <w:rPr>
          <w:noProof/>
        </w:rPr>
        <w:drawing>
          <wp:inline distT="0" distB="0" distL="0" distR="0">
            <wp:extent cx="4526280" cy="5298002"/>
            <wp:effectExtent l="19050" t="0" r="7620" b="0"/>
            <wp:docPr id="70"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pic:cNvPicPr>
                      <a:picLocks noChangeAspect="1" noChangeArrowheads="1"/>
                    </pic:cNvPicPr>
                  </pic:nvPicPr>
                  <pic:blipFill>
                    <a:blip r:embed="rId40" cstate="print"/>
                    <a:srcRect/>
                    <a:stretch>
                      <a:fillRect/>
                    </a:stretch>
                  </pic:blipFill>
                  <pic:spPr bwMode="auto">
                    <a:xfrm>
                      <a:off x="0" y="0"/>
                      <a:ext cx="4526280" cy="5298002"/>
                    </a:xfrm>
                    <a:prstGeom prst="rect">
                      <a:avLst/>
                    </a:prstGeom>
                    <a:noFill/>
                    <a:ln w="9525">
                      <a:noFill/>
                      <a:miter lim="800000"/>
                      <a:headEnd/>
                      <a:tailEnd/>
                    </a:ln>
                  </pic:spPr>
                </pic:pic>
              </a:graphicData>
            </a:graphic>
          </wp:inline>
        </w:drawing>
      </w:r>
    </w:p>
    <w:p w:rsidR="00BD7338" w:rsidRDefault="00BD7338" w:rsidP="0071180D"/>
    <w:p w:rsidR="0071180D" w:rsidRPr="00BD7338" w:rsidRDefault="0071180D" w:rsidP="0071180D">
      <w:pPr>
        <w:pStyle w:val="FigureDescription"/>
      </w:pPr>
      <w:bookmarkStart w:id="59" w:name="_Ref397179173"/>
      <w:r>
        <w:rPr>
          <w:rFonts w:hint="eastAsia"/>
        </w:rPr>
        <w:lastRenderedPageBreak/>
        <w:t>生成文件示意图</w:t>
      </w:r>
      <w:bookmarkEnd w:id="59"/>
    </w:p>
    <w:p w:rsidR="00BD7338" w:rsidRDefault="00790B4F" w:rsidP="00BD7338">
      <w:pPr>
        <w:keepNext/>
      </w:pPr>
      <w:r>
        <w:rPr>
          <w:noProof/>
        </w:rPr>
        <w:drawing>
          <wp:inline distT="0" distB="0" distL="0" distR="0">
            <wp:extent cx="4575141" cy="3105150"/>
            <wp:effectExtent l="19050" t="0" r="0" b="0"/>
            <wp:docPr id="69"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5"/>
                    <pic:cNvPicPr>
                      <a:picLocks noChangeAspect="1" noChangeArrowheads="1"/>
                    </pic:cNvPicPr>
                  </pic:nvPicPr>
                  <pic:blipFill>
                    <a:blip r:embed="rId41" cstate="print"/>
                    <a:srcRect/>
                    <a:stretch>
                      <a:fillRect/>
                    </a:stretch>
                  </pic:blipFill>
                  <pic:spPr bwMode="auto">
                    <a:xfrm>
                      <a:off x="0" y="0"/>
                      <a:ext cx="4575141" cy="3105150"/>
                    </a:xfrm>
                    <a:prstGeom prst="rect">
                      <a:avLst/>
                    </a:prstGeom>
                    <a:noFill/>
                    <a:ln w="9525">
                      <a:noFill/>
                      <a:miter lim="800000"/>
                      <a:headEnd/>
                      <a:tailEnd/>
                    </a:ln>
                  </pic:spPr>
                </pic:pic>
              </a:graphicData>
            </a:graphic>
          </wp:inline>
        </w:drawing>
      </w:r>
    </w:p>
    <w:p w:rsidR="00790B4F" w:rsidRDefault="00790B4F" w:rsidP="00033E89"/>
    <w:p w:rsidR="005218E3" w:rsidRPr="00B77A26" w:rsidRDefault="005218E3" w:rsidP="00033E89">
      <w:pPr>
        <w:pStyle w:val="21"/>
      </w:pPr>
      <w:bookmarkStart w:id="60" w:name="_Toc397181808"/>
      <w:r w:rsidRPr="00B77A26">
        <w:rPr>
          <w:rFonts w:hint="eastAsia"/>
        </w:rPr>
        <w:t>网络监视器</w:t>
      </w:r>
      <w:bookmarkEnd w:id="60"/>
    </w:p>
    <w:p w:rsidR="00790B4F" w:rsidRDefault="00790B4F" w:rsidP="00033E89">
      <w:pPr>
        <w:pStyle w:val="Step"/>
      </w:pPr>
      <w:r w:rsidRPr="00A37C32">
        <w:rPr>
          <w:rFonts w:hint="eastAsia"/>
        </w:rPr>
        <w:t>在</w:t>
      </w:r>
      <w:r w:rsidRPr="00A37C32">
        <w:rPr>
          <w:rFonts w:hint="eastAsia"/>
        </w:rPr>
        <w:t>Window</w:t>
      </w:r>
      <w:r w:rsidRPr="00A37C32">
        <w:rPr>
          <w:rFonts w:hint="eastAsia"/>
        </w:rPr>
        <w:t>中选择</w:t>
      </w:r>
      <w:r w:rsidRPr="00A37C32">
        <w:rPr>
          <w:rFonts w:hint="eastAsia"/>
        </w:rPr>
        <w:t>Show View</w:t>
      </w:r>
      <w:r w:rsidR="00D4070B">
        <w:rPr>
          <w:rFonts w:hint="eastAsia"/>
        </w:rPr>
        <w:t>，如</w:t>
      </w:r>
      <w:r w:rsidR="00A130F1">
        <w:fldChar w:fldCharType="begin"/>
      </w:r>
      <w:r w:rsidR="00D4070B">
        <w:instrText xml:space="preserve"> </w:instrText>
      </w:r>
      <w:r w:rsidR="00D4070B">
        <w:rPr>
          <w:rFonts w:hint="eastAsia"/>
        </w:rPr>
        <w:instrText>REF _Ref397180122 \r \h</w:instrText>
      </w:r>
      <w:r w:rsidR="00D4070B">
        <w:instrText xml:space="preserve"> </w:instrText>
      </w:r>
      <w:r w:rsidR="00A130F1">
        <w:fldChar w:fldCharType="separate"/>
      </w:r>
      <w:r w:rsidR="00D4070B">
        <w:rPr>
          <w:rFonts w:hint="eastAsia"/>
        </w:rPr>
        <w:t>图</w:t>
      </w:r>
      <w:r w:rsidR="00D4070B">
        <w:rPr>
          <w:rFonts w:hint="eastAsia"/>
        </w:rPr>
        <w:t>3-22</w:t>
      </w:r>
      <w:r w:rsidR="00A130F1">
        <w:fldChar w:fldCharType="end"/>
      </w:r>
      <w:r w:rsidR="00D4070B">
        <w:rPr>
          <w:rFonts w:hint="eastAsia"/>
        </w:rPr>
        <w:t>所示</w:t>
      </w:r>
      <w:r w:rsidR="00BD7338" w:rsidRPr="00A37C32">
        <w:rPr>
          <w:rFonts w:hint="eastAsia"/>
        </w:rPr>
        <w:t>，和</w:t>
      </w:r>
      <w:proofErr w:type="spellStart"/>
      <w:r w:rsidR="00BD7338" w:rsidRPr="00A37C32">
        <w:rPr>
          <w:rFonts w:hint="eastAsia"/>
        </w:rPr>
        <w:t>OpsDev</w:t>
      </w:r>
      <w:proofErr w:type="spellEnd"/>
      <w:r w:rsidR="00BD7338" w:rsidRPr="00A37C32">
        <w:rPr>
          <w:rFonts w:hint="eastAsia"/>
        </w:rPr>
        <w:t>-Python</w:t>
      </w:r>
      <w:r w:rsidR="00D4070B">
        <w:rPr>
          <w:rFonts w:hint="eastAsia"/>
        </w:rPr>
        <w:t>类似，此处</w:t>
      </w:r>
      <w:r w:rsidR="00BD7338" w:rsidRPr="00A37C32">
        <w:rPr>
          <w:rFonts w:hint="eastAsia"/>
        </w:rPr>
        <w:t>不重复描述。</w:t>
      </w:r>
    </w:p>
    <w:p w:rsidR="00D4070B" w:rsidRPr="00A37C32" w:rsidRDefault="00D4070B" w:rsidP="00D4070B">
      <w:pPr>
        <w:pStyle w:val="FigureDescription"/>
      </w:pPr>
      <w:bookmarkStart w:id="61" w:name="_Ref397180122"/>
      <w:r>
        <w:rPr>
          <w:rFonts w:hint="eastAsia"/>
        </w:rPr>
        <w:lastRenderedPageBreak/>
        <w:t>选择</w:t>
      </w:r>
      <w:r>
        <w:rPr>
          <w:rFonts w:hint="eastAsia"/>
        </w:rPr>
        <w:t>Show View</w:t>
      </w:r>
      <w:r>
        <w:rPr>
          <w:rFonts w:hint="eastAsia"/>
        </w:rPr>
        <w:t>界面示意图</w:t>
      </w:r>
      <w:bookmarkEnd w:id="61"/>
    </w:p>
    <w:p w:rsidR="00BD7338" w:rsidRDefault="00790B4F" w:rsidP="00BD7338">
      <w:pPr>
        <w:keepNext/>
      </w:pPr>
      <w:r>
        <w:rPr>
          <w:noProof/>
        </w:rPr>
        <w:drawing>
          <wp:inline distT="0" distB="0" distL="0" distR="0">
            <wp:extent cx="4572000" cy="3185545"/>
            <wp:effectExtent l="19050" t="0" r="0" b="0"/>
            <wp:docPr id="6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8"/>
                    <pic:cNvPicPr>
                      <a:picLocks noChangeAspect="1" noChangeArrowheads="1"/>
                    </pic:cNvPicPr>
                  </pic:nvPicPr>
                  <pic:blipFill>
                    <a:blip r:embed="rId42" cstate="print"/>
                    <a:srcRect/>
                    <a:stretch>
                      <a:fillRect/>
                    </a:stretch>
                  </pic:blipFill>
                  <pic:spPr bwMode="auto">
                    <a:xfrm>
                      <a:off x="0" y="0"/>
                      <a:ext cx="4572000" cy="3185545"/>
                    </a:xfrm>
                    <a:prstGeom prst="rect">
                      <a:avLst/>
                    </a:prstGeom>
                    <a:noFill/>
                    <a:ln w="9525">
                      <a:noFill/>
                      <a:miter lim="800000"/>
                      <a:headEnd/>
                      <a:tailEnd/>
                    </a:ln>
                  </pic:spPr>
                </pic:pic>
              </a:graphicData>
            </a:graphic>
          </wp:inline>
        </w:drawing>
      </w:r>
    </w:p>
    <w:p w:rsidR="00790B4F" w:rsidRDefault="00790B4F" w:rsidP="00D4070B">
      <w:pPr>
        <w:rPr>
          <w:noProof/>
        </w:rPr>
      </w:pPr>
    </w:p>
    <w:p w:rsidR="00790B4F" w:rsidRDefault="00790B4F" w:rsidP="00D4070B">
      <w:pPr>
        <w:pStyle w:val="Step"/>
      </w:pPr>
      <w:r w:rsidRPr="00A37C32">
        <w:rPr>
          <w:rFonts w:hint="eastAsia"/>
          <w:noProof/>
        </w:rPr>
        <w:t>在</w:t>
      </w:r>
      <w:r w:rsidRPr="00A37C32">
        <w:rPr>
          <w:rFonts w:hint="eastAsia"/>
          <w:noProof/>
        </w:rPr>
        <w:t>OpsDev</w:t>
      </w:r>
      <w:r w:rsidRPr="00A37C32">
        <w:rPr>
          <w:rFonts w:hint="eastAsia"/>
          <w:noProof/>
        </w:rPr>
        <w:t>中打开</w:t>
      </w:r>
      <w:r w:rsidRPr="00A37C32">
        <w:rPr>
          <w:rFonts w:hint="eastAsia"/>
          <w:noProof/>
        </w:rPr>
        <w:t>OPS NetworkMonitor</w:t>
      </w:r>
      <w:r w:rsidR="00D4070B">
        <w:rPr>
          <w:rFonts w:hint="eastAsia"/>
          <w:noProof/>
        </w:rPr>
        <w:t>，如</w:t>
      </w:r>
      <w:r w:rsidR="00A130F1">
        <w:rPr>
          <w:noProof/>
        </w:rPr>
        <w:fldChar w:fldCharType="begin"/>
      </w:r>
      <w:r w:rsidR="00D4070B">
        <w:rPr>
          <w:noProof/>
        </w:rPr>
        <w:instrText xml:space="preserve"> </w:instrText>
      </w:r>
      <w:r w:rsidR="00D4070B">
        <w:rPr>
          <w:rFonts w:hint="eastAsia"/>
          <w:noProof/>
        </w:rPr>
        <w:instrText>REF _Ref397180200 \r \h</w:instrText>
      </w:r>
      <w:r w:rsidR="00D4070B">
        <w:rPr>
          <w:noProof/>
        </w:rPr>
        <w:instrText xml:space="preserve"> </w:instrText>
      </w:r>
      <w:r w:rsidR="00A130F1">
        <w:rPr>
          <w:noProof/>
        </w:rPr>
      </w:r>
      <w:r w:rsidR="00A130F1">
        <w:rPr>
          <w:noProof/>
        </w:rPr>
        <w:fldChar w:fldCharType="separate"/>
      </w:r>
      <w:r w:rsidR="00D4070B">
        <w:rPr>
          <w:rFonts w:hint="eastAsia"/>
          <w:noProof/>
        </w:rPr>
        <w:t>图</w:t>
      </w:r>
      <w:r w:rsidR="00D4070B">
        <w:rPr>
          <w:rFonts w:hint="eastAsia"/>
          <w:noProof/>
        </w:rPr>
        <w:t>3-23</w:t>
      </w:r>
      <w:r w:rsidR="00A130F1">
        <w:rPr>
          <w:noProof/>
        </w:rPr>
        <w:fldChar w:fldCharType="end"/>
      </w:r>
      <w:r w:rsidR="00D4070B">
        <w:rPr>
          <w:rFonts w:hint="eastAsia"/>
          <w:noProof/>
        </w:rPr>
        <w:t>所示。</w:t>
      </w:r>
    </w:p>
    <w:p w:rsidR="00D4070B" w:rsidRPr="00A37C32" w:rsidRDefault="00D4070B" w:rsidP="00D4070B">
      <w:pPr>
        <w:pStyle w:val="FigureDescription"/>
      </w:pPr>
      <w:bookmarkStart w:id="62" w:name="_Ref397180200"/>
      <w:r>
        <w:rPr>
          <w:rFonts w:hint="eastAsia"/>
          <w:noProof/>
        </w:rPr>
        <w:lastRenderedPageBreak/>
        <w:t>打开</w:t>
      </w:r>
      <w:r>
        <w:rPr>
          <w:rFonts w:hint="eastAsia"/>
          <w:noProof/>
        </w:rPr>
        <w:t>OPS NetworkMonitor</w:t>
      </w:r>
      <w:r>
        <w:rPr>
          <w:rFonts w:hint="eastAsia"/>
          <w:noProof/>
        </w:rPr>
        <w:t>界面示意图</w:t>
      </w:r>
      <w:bookmarkEnd w:id="62"/>
    </w:p>
    <w:p w:rsidR="00A1006F" w:rsidRDefault="00790B4F" w:rsidP="00A1006F">
      <w:pPr>
        <w:keepNext/>
        <w:rPr>
          <w:ins w:id="63" w:author="Administrator" w:date="2014-09-02T16:46:00Z"/>
          <w:rFonts w:hint="eastAsia"/>
        </w:rPr>
      </w:pPr>
      <w:r>
        <w:rPr>
          <w:noProof/>
        </w:rPr>
        <w:drawing>
          <wp:inline distT="0" distB="0" distL="0" distR="0">
            <wp:extent cx="3295650" cy="4305300"/>
            <wp:effectExtent l="19050" t="0" r="0" b="0"/>
            <wp:docPr id="67"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1"/>
                    <pic:cNvPicPr>
                      <a:picLocks noChangeAspect="1" noChangeArrowheads="1"/>
                    </pic:cNvPicPr>
                  </pic:nvPicPr>
                  <pic:blipFill>
                    <a:blip r:embed="rId43" cstate="print"/>
                    <a:srcRect/>
                    <a:stretch>
                      <a:fillRect/>
                    </a:stretch>
                  </pic:blipFill>
                  <pic:spPr bwMode="auto">
                    <a:xfrm>
                      <a:off x="0" y="0"/>
                      <a:ext cx="3295650" cy="4305300"/>
                    </a:xfrm>
                    <a:prstGeom prst="rect">
                      <a:avLst/>
                    </a:prstGeom>
                    <a:noFill/>
                    <a:ln w="9525">
                      <a:noFill/>
                      <a:miter lim="800000"/>
                      <a:headEnd/>
                      <a:tailEnd/>
                    </a:ln>
                  </pic:spPr>
                </pic:pic>
              </a:graphicData>
            </a:graphic>
          </wp:inline>
        </w:drawing>
      </w:r>
    </w:p>
    <w:p w:rsidR="008E383C" w:rsidRDefault="008E383C" w:rsidP="00A1006F">
      <w:pPr>
        <w:keepNext/>
      </w:pPr>
      <w:ins w:id="64" w:author="Administrator" w:date="2014-09-02T16:45:00Z">
        <w:r>
          <w:rPr>
            <w:rFonts w:hint="eastAsia"/>
          </w:rPr>
          <w:t>在上图的</w:t>
        </w:r>
        <w:proofErr w:type="spellStart"/>
        <w:r>
          <w:rPr>
            <w:rFonts w:hint="eastAsia"/>
          </w:rPr>
          <w:t>OpsDev</w:t>
        </w:r>
        <w:proofErr w:type="spellEnd"/>
        <w:r>
          <w:rPr>
            <w:rFonts w:hint="eastAsia"/>
          </w:rPr>
          <w:t>中选择</w:t>
        </w:r>
        <w:r>
          <w:rPr>
            <w:rFonts w:hint="eastAsia"/>
          </w:rPr>
          <w:t xml:space="preserve">OPS </w:t>
        </w:r>
        <w:proofErr w:type="spellStart"/>
        <w:r>
          <w:rPr>
            <w:rFonts w:hint="eastAsia"/>
          </w:rPr>
          <w:t>NetworkMonitor</w:t>
        </w:r>
        <w:proofErr w:type="spellEnd"/>
        <w:r>
          <w:rPr>
            <w:rFonts w:hint="eastAsia"/>
          </w:rPr>
          <w:t>，打开监视器界面，如下图所示</w:t>
        </w:r>
      </w:ins>
    </w:p>
    <w:p w:rsidR="002B5C2C" w:rsidRDefault="00B32176" w:rsidP="002B5C2C">
      <w:pPr>
        <w:keepNext/>
      </w:pPr>
      <w:r>
        <w:rPr>
          <w:noProof/>
        </w:rPr>
        <w:drawing>
          <wp:inline distT="0" distB="0" distL="0" distR="0">
            <wp:extent cx="4629150" cy="2973304"/>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srcRect/>
                    <a:stretch>
                      <a:fillRect/>
                    </a:stretch>
                  </pic:blipFill>
                  <pic:spPr bwMode="auto">
                    <a:xfrm>
                      <a:off x="0" y="0"/>
                      <a:ext cx="4629150" cy="2973304"/>
                    </a:xfrm>
                    <a:prstGeom prst="rect">
                      <a:avLst/>
                    </a:prstGeom>
                    <a:noFill/>
                    <a:ln w="9525">
                      <a:noFill/>
                      <a:miter lim="800000"/>
                      <a:headEnd/>
                      <a:tailEnd/>
                    </a:ln>
                  </pic:spPr>
                </pic:pic>
              </a:graphicData>
            </a:graphic>
          </wp:inline>
        </w:drawing>
      </w:r>
    </w:p>
    <w:p w:rsidR="00790B4F" w:rsidRDefault="00D4070B" w:rsidP="00D4070B">
      <w:pPr>
        <w:rPr>
          <w:noProof/>
        </w:rPr>
      </w:pPr>
      <w:r>
        <w:rPr>
          <w:rStyle w:val="aff4"/>
        </w:rPr>
        <w:commentReference w:id="65"/>
      </w:r>
    </w:p>
    <w:p w:rsidR="00790B4F" w:rsidRDefault="00790B4F" w:rsidP="00D4070B">
      <w:pPr>
        <w:pStyle w:val="Step"/>
        <w:rPr>
          <w:noProof/>
        </w:rPr>
      </w:pPr>
      <w:r w:rsidRPr="00A37C32">
        <w:rPr>
          <w:rFonts w:hint="eastAsia"/>
          <w:noProof/>
        </w:rPr>
        <w:lastRenderedPageBreak/>
        <w:t>打开网络监视的开关，</w:t>
      </w:r>
      <w:r w:rsidR="006437A4">
        <w:rPr>
          <w:rFonts w:hint="eastAsia"/>
          <w:noProof/>
        </w:rPr>
        <w:t>在</w:t>
      </w:r>
      <w:r w:rsidR="006437A4">
        <w:rPr>
          <w:rFonts w:hint="eastAsia"/>
          <w:noProof/>
        </w:rPr>
        <w:t>MonitorConfig</w:t>
      </w:r>
      <w:r w:rsidR="006437A4">
        <w:rPr>
          <w:rFonts w:hint="eastAsia"/>
          <w:noProof/>
        </w:rPr>
        <w:t>中选中对应工程的</w:t>
      </w:r>
      <w:r w:rsidR="006437A4">
        <w:rPr>
          <w:rFonts w:hint="eastAsia"/>
          <w:noProof/>
        </w:rPr>
        <w:t>Enable Monitor</w:t>
      </w:r>
      <w:r w:rsidR="006437A4">
        <w:rPr>
          <w:rFonts w:hint="eastAsia"/>
          <w:noProof/>
        </w:rPr>
        <w:t>勾选框</w:t>
      </w:r>
      <w:r w:rsidR="00751254">
        <w:rPr>
          <w:rFonts w:hint="eastAsia"/>
          <w:noProof/>
        </w:rPr>
        <w:t>，用来选择该工程是否需要进行监听</w:t>
      </w:r>
      <w:r w:rsidR="00D4070B">
        <w:rPr>
          <w:rFonts w:hint="eastAsia"/>
          <w:noProof/>
        </w:rPr>
        <w:t>，</w:t>
      </w:r>
      <w:r w:rsidR="00A63D67">
        <w:rPr>
          <w:rFonts w:hint="eastAsia"/>
          <w:noProof/>
        </w:rPr>
        <w:t>打钩则进行监听</w:t>
      </w:r>
      <w:r w:rsidR="00D4070B">
        <w:rPr>
          <w:rFonts w:hint="eastAsia"/>
          <w:noProof/>
        </w:rPr>
        <w:t>，不打钩则取消监听，如</w:t>
      </w:r>
      <w:r w:rsidR="00A130F1">
        <w:rPr>
          <w:noProof/>
        </w:rPr>
        <w:fldChar w:fldCharType="begin"/>
      </w:r>
      <w:r w:rsidR="00D4070B">
        <w:rPr>
          <w:noProof/>
        </w:rPr>
        <w:instrText xml:space="preserve"> </w:instrText>
      </w:r>
      <w:r w:rsidR="00D4070B">
        <w:rPr>
          <w:rFonts w:hint="eastAsia"/>
          <w:noProof/>
        </w:rPr>
        <w:instrText>REF _Ref397180371 \r \h</w:instrText>
      </w:r>
      <w:r w:rsidR="00D4070B">
        <w:rPr>
          <w:noProof/>
        </w:rPr>
        <w:instrText xml:space="preserve"> </w:instrText>
      </w:r>
      <w:r w:rsidR="00A130F1">
        <w:rPr>
          <w:noProof/>
        </w:rPr>
      </w:r>
      <w:r w:rsidR="00A130F1">
        <w:rPr>
          <w:noProof/>
        </w:rPr>
        <w:fldChar w:fldCharType="separate"/>
      </w:r>
      <w:r w:rsidR="00D4070B">
        <w:rPr>
          <w:rFonts w:hint="eastAsia"/>
          <w:noProof/>
        </w:rPr>
        <w:t>图</w:t>
      </w:r>
      <w:r w:rsidR="00D4070B">
        <w:rPr>
          <w:rFonts w:hint="eastAsia"/>
          <w:noProof/>
        </w:rPr>
        <w:t>3-24</w:t>
      </w:r>
      <w:r w:rsidR="00A130F1">
        <w:rPr>
          <w:noProof/>
        </w:rPr>
        <w:fldChar w:fldCharType="end"/>
      </w:r>
      <w:r w:rsidR="00D4070B">
        <w:rPr>
          <w:rFonts w:hint="eastAsia"/>
          <w:noProof/>
        </w:rPr>
        <w:t>所示。</w:t>
      </w:r>
    </w:p>
    <w:p w:rsidR="00D4070B" w:rsidRPr="00A37C32" w:rsidRDefault="00D4070B" w:rsidP="00D4070B">
      <w:pPr>
        <w:pStyle w:val="FigureDescription"/>
        <w:rPr>
          <w:noProof/>
        </w:rPr>
      </w:pPr>
      <w:bookmarkStart w:id="66" w:name="_Ref397180371"/>
      <w:r>
        <w:rPr>
          <w:rFonts w:hint="eastAsia"/>
          <w:noProof/>
        </w:rPr>
        <w:t>打开</w:t>
      </w:r>
      <w:r w:rsidRPr="00A37C32">
        <w:rPr>
          <w:rFonts w:hint="eastAsia"/>
          <w:noProof/>
        </w:rPr>
        <w:t>网络监视的开关</w:t>
      </w:r>
      <w:r>
        <w:rPr>
          <w:rFonts w:hint="eastAsia"/>
          <w:noProof/>
        </w:rPr>
        <w:t>示意图</w:t>
      </w:r>
      <w:bookmarkEnd w:id="66"/>
    </w:p>
    <w:p w:rsidR="005E7340" w:rsidRDefault="006437A4" w:rsidP="005E7340">
      <w:pPr>
        <w:keepNext/>
      </w:pPr>
      <w:r>
        <w:rPr>
          <w:noProof/>
        </w:rPr>
        <w:drawing>
          <wp:inline distT="0" distB="0" distL="0" distR="0">
            <wp:extent cx="4633343" cy="2924175"/>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cstate="print"/>
                    <a:srcRect/>
                    <a:stretch>
                      <a:fillRect/>
                    </a:stretch>
                  </pic:blipFill>
                  <pic:spPr bwMode="auto">
                    <a:xfrm>
                      <a:off x="0" y="0"/>
                      <a:ext cx="4639579" cy="2928111"/>
                    </a:xfrm>
                    <a:prstGeom prst="rect">
                      <a:avLst/>
                    </a:prstGeom>
                    <a:noFill/>
                    <a:ln w="9525">
                      <a:noFill/>
                      <a:miter lim="800000"/>
                      <a:headEnd/>
                      <a:tailEnd/>
                    </a:ln>
                  </pic:spPr>
                </pic:pic>
              </a:graphicData>
            </a:graphic>
          </wp:inline>
        </w:drawing>
      </w:r>
    </w:p>
    <w:p w:rsidR="00790B4F" w:rsidRDefault="00790B4F" w:rsidP="00D4070B"/>
    <w:p w:rsidR="00790B4F" w:rsidRDefault="00720FC3" w:rsidP="00D4070B">
      <w:pPr>
        <w:pStyle w:val="Step"/>
      </w:pPr>
      <w:r>
        <w:rPr>
          <w:rFonts w:hint="eastAsia"/>
        </w:rPr>
        <w:t>打开监视器开关，并且勾选上该工程的</w:t>
      </w:r>
      <w:r>
        <w:rPr>
          <w:rFonts w:hint="eastAsia"/>
        </w:rPr>
        <w:t>Enable Monitor</w:t>
      </w:r>
      <w:r>
        <w:rPr>
          <w:rFonts w:hint="eastAsia"/>
        </w:rPr>
        <w:t>勾选框，则会</w:t>
      </w:r>
      <w:r w:rsidR="00790B4F" w:rsidRPr="00B233AC">
        <w:rPr>
          <w:rFonts w:hint="eastAsia"/>
        </w:rPr>
        <w:t>在</w:t>
      </w:r>
      <w:r w:rsidR="00790B4F" w:rsidRPr="00B233AC">
        <w:rPr>
          <w:rFonts w:hint="eastAsia"/>
        </w:rPr>
        <w:t>OpsRestCaller.java</w:t>
      </w:r>
      <w:r w:rsidR="00790B4F" w:rsidRPr="00B233AC">
        <w:rPr>
          <w:rFonts w:hint="eastAsia"/>
        </w:rPr>
        <w:t>文件中会打开服务器的监听端口</w:t>
      </w:r>
      <w:r w:rsidR="00D4070B">
        <w:rPr>
          <w:rFonts w:hint="eastAsia"/>
        </w:rPr>
        <w:t>，如</w:t>
      </w:r>
      <w:r w:rsidR="00A130F1">
        <w:fldChar w:fldCharType="begin"/>
      </w:r>
      <w:r w:rsidR="00D4070B">
        <w:instrText xml:space="preserve"> </w:instrText>
      </w:r>
      <w:r w:rsidR="00D4070B">
        <w:rPr>
          <w:rFonts w:hint="eastAsia"/>
        </w:rPr>
        <w:instrText>REF _Ref397180440 \r \h</w:instrText>
      </w:r>
      <w:r w:rsidR="00D4070B">
        <w:instrText xml:space="preserve"> </w:instrText>
      </w:r>
      <w:r w:rsidR="00A130F1">
        <w:fldChar w:fldCharType="separate"/>
      </w:r>
      <w:r w:rsidR="00D4070B">
        <w:rPr>
          <w:rFonts w:hint="eastAsia"/>
        </w:rPr>
        <w:t>图</w:t>
      </w:r>
      <w:r w:rsidR="00D4070B">
        <w:rPr>
          <w:rFonts w:hint="eastAsia"/>
        </w:rPr>
        <w:t>3-25</w:t>
      </w:r>
      <w:r w:rsidR="00A130F1">
        <w:fldChar w:fldCharType="end"/>
      </w:r>
      <w:r w:rsidR="00D4070B">
        <w:rPr>
          <w:rFonts w:hint="eastAsia"/>
        </w:rPr>
        <w:t>所示。</w:t>
      </w:r>
    </w:p>
    <w:p w:rsidR="00D4070B" w:rsidRPr="00B233AC" w:rsidRDefault="00D4070B" w:rsidP="00D4070B">
      <w:pPr>
        <w:pStyle w:val="FigureDescription"/>
      </w:pPr>
      <w:bookmarkStart w:id="67" w:name="_Ref397180440"/>
      <w:r>
        <w:rPr>
          <w:rFonts w:hint="eastAsia"/>
        </w:rPr>
        <w:t>打开监视器界面示意图</w:t>
      </w:r>
      <w:bookmarkEnd w:id="67"/>
    </w:p>
    <w:p w:rsidR="006A2792" w:rsidRDefault="00790B4F" w:rsidP="006A2792">
      <w:pPr>
        <w:keepNext/>
      </w:pPr>
      <w:r>
        <w:rPr>
          <w:noProof/>
        </w:rPr>
        <w:drawing>
          <wp:inline distT="0" distB="0" distL="0" distR="0">
            <wp:extent cx="4562475" cy="3104789"/>
            <wp:effectExtent l="19050" t="0" r="9525" b="0"/>
            <wp:docPr id="64"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0"/>
                    <pic:cNvPicPr>
                      <a:picLocks noChangeAspect="1" noChangeArrowheads="1"/>
                    </pic:cNvPicPr>
                  </pic:nvPicPr>
                  <pic:blipFill>
                    <a:blip r:embed="rId46" cstate="print"/>
                    <a:srcRect/>
                    <a:stretch>
                      <a:fillRect/>
                    </a:stretch>
                  </pic:blipFill>
                  <pic:spPr bwMode="auto">
                    <a:xfrm>
                      <a:off x="0" y="0"/>
                      <a:ext cx="4562475" cy="3104789"/>
                    </a:xfrm>
                    <a:prstGeom prst="rect">
                      <a:avLst/>
                    </a:prstGeom>
                    <a:noFill/>
                    <a:ln w="9525">
                      <a:noFill/>
                      <a:miter lim="800000"/>
                      <a:headEnd/>
                      <a:tailEnd/>
                    </a:ln>
                  </pic:spPr>
                </pic:pic>
              </a:graphicData>
            </a:graphic>
          </wp:inline>
        </w:drawing>
      </w:r>
    </w:p>
    <w:p w:rsidR="00790B4F" w:rsidRDefault="00790B4F" w:rsidP="00D4070B">
      <w:pPr>
        <w:rPr>
          <w:noProof/>
        </w:rPr>
      </w:pPr>
    </w:p>
    <w:p w:rsidR="00D4070B" w:rsidRDefault="00790B4F" w:rsidP="00D4070B">
      <w:pPr>
        <w:pStyle w:val="Step"/>
      </w:pPr>
      <w:r w:rsidRPr="00266565">
        <w:rPr>
          <w:rFonts w:hint="eastAsia"/>
          <w:noProof/>
        </w:rPr>
        <w:lastRenderedPageBreak/>
        <w:t>在</w:t>
      </w:r>
      <w:r w:rsidR="0035784C" w:rsidRPr="0035784C">
        <w:rPr>
          <w:noProof/>
        </w:rPr>
        <w:t>SystemSystemInfo</w:t>
      </w:r>
      <w:r w:rsidRPr="00266565">
        <w:rPr>
          <w:rFonts w:hint="eastAsia"/>
          <w:noProof/>
        </w:rPr>
        <w:t>.java</w:t>
      </w:r>
      <w:r w:rsidR="009D09AE">
        <w:rPr>
          <w:rFonts w:hint="eastAsia"/>
          <w:noProof/>
        </w:rPr>
        <w:t>文件中右击，选择</w:t>
      </w:r>
      <w:r w:rsidR="009D09AE">
        <w:rPr>
          <w:rFonts w:hint="eastAsia"/>
          <w:noProof/>
        </w:rPr>
        <w:t>Run As  Java Application</w:t>
      </w:r>
      <w:r w:rsidRPr="00266565">
        <w:rPr>
          <w:rFonts w:hint="eastAsia"/>
          <w:noProof/>
        </w:rPr>
        <w:t>运行</w:t>
      </w:r>
      <w:r w:rsidR="00D4070B">
        <w:rPr>
          <w:rFonts w:hint="eastAsia"/>
          <w:noProof/>
        </w:rPr>
        <w:t>，如</w:t>
      </w:r>
      <w:r w:rsidR="00A130F1">
        <w:rPr>
          <w:noProof/>
        </w:rPr>
        <w:fldChar w:fldCharType="begin"/>
      </w:r>
      <w:r w:rsidR="00D4070B">
        <w:rPr>
          <w:noProof/>
        </w:rPr>
        <w:instrText xml:space="preserve"> </w:instrText>
      </w:r>
      <w:r w:rsidR="00D4070B">
        <w:rPr>
          <w:rFonts w:hint="eastAsia"/>
          <w:noProof/>
        </w:rPr>
        <w:instrText>REF _Ref397180494 \r \h</w:instrText>
      </w:r>
      <w:r w:rsidR="00D4070B">
        <w:rPr>
          <w:noProof/>
        </w:rPr>
        <w:instrText xml:space="preserve"> </w:instrText>
      </w:r>
      <w:r w:rsidR="00A130F1">
        <w:rPr>
          <w:noProof/>
        </w:rPr>
      </w:r>
      <w:r w:rsidR="00A130F1">
        <w:rPr>
          <w:noProof/>
        </w:rPr>
        <w:fldChar w:fldCharType="separate"/>
      </w:r>
      <w:r w:rsidR="00D4070B">
        <w:rPr>
          <w:rFonts w:hint="eastAsia"/>
          <w:noProof/>
        </w:rPr>
        <w:t>图</w:t>
      </w:r>
      <w:r w:rsidR="00D4070B">
        <w:rPr>
          <w:rFonts w:hint="eastAsia"/>
          <w:noProof/>
        </w:rPr>
        <w:t>3-26</w:t>
      </w:r>
      <w:r w:rsidR="00A130F1">
        <w:rPr>
          <w:noProof/>
        </w:rPr>
        <w:fldChar w:fldCharType="end"/>
      </w:r>
      <w:r w:rsidR="00D4070B">
        <w:rPr>
          <w:rFonts w:hint="eastAsia"/>
          <w:noProof/>
        </w:rPr>
        <w:t>所示</w:t>
      </w:r>
      <w:r w:rsidR="006C17CB" w:rsidRPr="00266565">
        <w:rPr>
          <w:rFonts w:hint="eastAsia"/>
          <w:noProof/>
        </w:rPr>
        <w:t>。</w:t>
      </w:r>
    </w:p>
    <w:p w:rsidR="00D4070B" w:rsidRDefault="00D4070B" w:rsidP="00D4070B">
      <w:pPr>
        <w:pStyle w:val="FigureDescription"/>
      </w:pPr>
      <w:bookmarkStart w:id="68" w:name="_Ref397180494"/>
      <w:r>
        <w:rPr>
          <w:rFonts w:hint="eastAsia"/>
          <w:noProof/>
        </w:rPr>
        <w:t>选择</w:t>
      </w:r>
      <w:r>
        <w:rPr>
          <w:rFonts w:hint="eastAsia"/>
          <w:noProof/>
        </w:rPr>
        <w:t>Run As  Java Application</w:t>
      </w:r>
      <w:r w:rsidRPr="00266565">
        <w:rPr>
          <w:rFonts w:hint="eastAsia"/>
          <w:noProof/>
        </w:rPr>
        <w:t>运行</w:t>
      </w:r>
      <w:r>
        <w:rPr>
          <w:rFonts w:hint="eastAsia"/>
          <w:noProof/>
        </w:rPr>
        <w:t>界面示意图</w:t>
      </w:r>
      <w:bookmarkEnd w:id="68"/>
    </w:p>
    <w:p w:rsidR="007B55A1" w:rsidRDefault="00760575" w:rsidP="00D4070B">
      <w:pPr>
        <w:pStyle w:val="Figure"/>
      </w:pPr>
      <w:r>
        <w:rPr>
          <w:noProof/>
        </w:rPr>
        <w:drawing>
          <wp:inline distT="0" distB="0" distL="0" distR="0">
            <wp:extent cx="4601788" cy="2971800"/>
            <wp:effectExtent l="19050" t="0" r="8312" b="0"/>
            <wp:docPr id="2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cstate="print"/>
                    <a:srcRect/>
                    <a:stretch>
                      <a:fillRect/>
                    </a:stretch>
                  </pic:blipFill>
                  <pic:spPr bwMode="auto">
                    <a:xfrm>
                      <a:off x="0" y="0"/>
                      <a:ext cx="4601788" cy="2971800"/>
                    </a:xfrm>
                    <a:prstGeom prst="rect">
                      <a:avLst/>
                    </a:prstGeom>
                    <a:noFill/>
                    <a:ln w="9525">
                      <a:noFill/>
                      <a:miter lim="800000"/>
                      <a:headEnd/>
                      <a:tailEnd/>
                    </a:ln>
                  </pic:spPr>
                </pic:pic>
              </a:graphicData>
            </a:graphic>
          </wp:inline>
        </w:drawing>
      </w:r>
    </w:p>
    <w:p w:rsidR="00D4070B" w:rsidRDefault="00D4070B" w:rsidP="00D4070B">
      <w:pPr>
        <w:rPr>
          <w:noProof/>
        </w:rPr>
      </w:pPr>
    </w:p>
    <w:p w:rsidR="00D4070B" w:rsidRDefault="00790B4F" w:rsidP="00D4070B">
      <w:pPr>
        <w:pStyle w:val="Step"/>
      </w:pPr>
      <w:r w:rsidRPr="0053349E">
        <w:rPr>
          <w:rFonts w:hint="eastAsia"/>
          <w:noProof/>
        </w:rPr>
        <w:t>可以在监视器视图中</w:t>
      </w:r>
      <w:r w:rsidR="00127BE9">
        <w:rPr>
          <w:rFonts w:hint="eastAsia"/>
          <w:noProof/>
        </w:rPr>
        <w:t>的</w:t>
      </w:r>
      <w:r w:rsidR="00127BE9">
        <w:rPr>
          <w:rFonts w:hint="eastAsia"/>
          <w:noProof/>
        </w:rPr>
        <w:t>Response</w:t>
      </w:r>
      <w:r w:rsidR="00127BE9">
        <w:rPr>
          <w:rFonts w:hint="eastAsia"/>
          <w:noProof/>
        </w:rPr>
        <w:t>中</w:t>
      </w:r>
      <w:r w:rsidRPr="0053349E">
        <w:rPr>
          <w:rFonts w:hint="eastAsia"/>
          <w:noProof/>
        </w:rPr>
        <w:t>监视</w:t>
      </w:r>
      <w:r w:rsidRPr="0053349E">
        <w:rPr>
          <w:rFonts w:hint="eastAsia"/>
          <w:noProof/>
        </w:rPr>
        <w:t>Restful Api</w:t>
      </w:r>
      <w:r w:rsidRPr="0053349E">
        <w:rPr>
          <w:rFonts w:hint="eastAsia"/>
          <w:noProof/>
        </w:rPr>
        <w:t>文件运行情况，显示了基本的请求统计数据，获取相关</w:t>
      </w:r>
      <w:r w:rsidRPr="0053349E">
        <w:rPr>
          <w:rFonts w:hint="eastAsia"/>
          <w:noProof/>
        </w:rPr>
        <w:t>URL</w:t>
      </w:r>
      <w:r w:rsidRPr="0053349E">
        <w:rPr>
          <w:rFonts w:hint="eastAsia"/>
          <w:noProof/>
        </w:rPr>
        <w:t>、发送的请求和响应的次数、请求方式等信息</w:t>
      </w:r>
      <w:r w:rsidR="00D4070B">
        <w:rPr>
          <w:rFonts w:hint="eastAsia"/>
          <w:noProof/>
        </w:rPr>
        <w:t>，如</w:t>
      </w:r>
      <w:r w:rsidR="00A130F1">
        <w:rPr>
          <w:noProof/>
        </w:rPr>
        <w:fldChar w:fldCharType="begin"/>
      </w:r>
      <w:r w:rsidR="00D4070B">
        <w:rPr>
          <w:noProof/>
        </w:rPr>
        <w:instrText xml:space="preserve"> </w:instrText>
      </w:r>
      <w:r w:rsidR="00D4070B">
        <w:rPr>
          <w:rFonts w:hint="eastAsia"/>
          <w:noProof/>
        </w:rPr>
        <w:instrText>REF _Ref397180628 \r \h</w:instrText>
      </w:r>
      <w:r w:rsidR="00D4070B">
        <w:rPr>
          <w:noProof/>
        </w:rPr>
        <w:instrText xml:space="preserve"> </w:instrText>
      </w:r>
      <w:r w:rsidR="00A130F1">
        <w:rPr>
          <w:noProof/>
        </w:rPr>
      </w:r>
      <w:r w:rsidR="00A130F1">
        <w:rPr>
          <w:noProof/>
        </w:rPr>
        <w:fldChar w:fldCharType="separate"/>
      </w:r>
      <w:r w:rsidR="00D4070B">
        <w:rPr>
          <w:rFonts w:hint="eastAsia"/>
          <w:noProof/>
        </w:rPr>
        <w:t>图</w:t>
      </w:r>
      <w:r w:rsidR="00D4070B">
        <w:rPr>
          <w:rFonts w:hint="eastAsia"/>
          <w:noProof/>
        </w:rPr>
        <w:t>3-27</w:t>
      </w:r>
      <w:r w:rsidR="00A130F1">
        <w:rPr>
          <w:noProof/>
        </w:rPr>
        <w:fldChar w:fldCharType="end"/>
      </w:r>
      <w:r w:rsidR="00D4070B">
        <w:rPr>
          <w:rFonts w:hint="eastAsia"/>
          <w:noProof/>
        </w:rPr>
        <w:t>所示</w:t>
      </w:r>
      <w:r w:rsidR="007B55A1" w:rsidRPr="0053349E">
        <w:rPr>
          <w:rFonts w:hint="eastAsia"/>
          <w:noProof/>
        </w:rPr>
        <w:t>。</w:t>
      </w:r>
    </w:p>
    <w:p w:rsidR="00D4070B" w:rsidRDefault="00D4070B" w:rsidP="00D4070B">
      <w:pPr>
        <w:pStyle w:val="FigureDescription"/>
      </w:pPr>
      <w:bookmarkStart w:id="69" w:name="_Ref397180628"/>
      <w:r w:rsidRPr="0053349E">
        <w:rPr>
          <w:rFonts w:hint="eastAsia"/>
          <w:noProof/>
        </w:rPr>
        <w:t>监视</w:t>
      </w:r>
      <w:r w:rsidRPr="0053349E">
        <w:rPr>
          <w:rFonts w:hint="eastAsia"/>
          <w:noProof/>
        </w:rPr>
        <w:t>Restful Api</w:t>
      </w:r>
      <w:r w:rsidRPr="0053349E">
        <w:rPr>
          <w:rFonts w:hint="eastAsia"/>
          <w:noProof/>
        </w:rPr>
        <w:t>文件运行</w:t>
      </w:r>
      <w:r>
        <w:rPr>
          <w:rFonts w:hint="eastAsia"/>
          <w:noProof/>
        </w:rPr>
        <w:t>示意图</w:t>
      </w:r>
      <w:bookmarkEnd w:id="69"/>
    </w:p>
    <w:p w:rsidR="00AB4F46" w:rsidRDefault="002A3D5E" w:rsidP="00D4070B">
      <w:pPr>
        <w:pStyle w:val="Figure"/>
      </w:pPr>
      <w:r>
        <w:rPr>
          <w:noProof/>
        </w:rPr>
        <w:drawing>
          <wp:inline distT="0" distB="0" distL="0" distR="0">
            <wp:extent cx="4533900" cy="2634673"/>
            <wp:effectExtent l="19050" t="0" r="0" b="0"/>
            <wp:docPr id="2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cstate="print"/>
                    <a:srcRect/>
                    <a:stretch>
                      <a:fillRect/>
                    </a:stretch>
                  </pic:blipFill>
                  <pic:spPr bwMode="auto">
                    <a:xfrm>
                      <a:off x="0" y="0"/>
                      <a:ext cx="4533900" cy="2634673"/>
                    </a:xfrm>
                    <a:prstGeom prst="rect">
                      <a:avLst/>
                    </a:prstGeom>
                    <a:noFill/>
                    <a:ln w="9525">
                      <a:noFill/>
                      <a:miter lim="800000"/>
                      <a:headEnd/>
                      <a:tailEnd/>
                    </a:ln>
                  </pic:spPr>
                </pic:pic>
              </a:graphicData>
            </a:graphic>
          </wp:inline>
        </w:drawing>
      </w:r>
    </w:p>
    <w:p w:rsidR="002F7BEF" w:rsidRPr="002F7BEF" w:rsidRDefault="002F7BEF" w:rsidP="002F7BEF"/>
    <w:p w:rsidR="00790B4F" w:rsidRPr="00B77A26" w:rsidRDefault="00790B4F" w:rsidP="002F7BEF">
      <w:pPr>
        <w:pStyle w:val="21"/>
      </w:pPr>
      <w:bookmarkStart w:id="70" w:name="_Toc397181809"/>
      <w:r w:rsidRPr="00B77A26">
        <w:rPr>
          <w:rFonts w:hint="eastAsia"/>
        </w:rPr>
        <w:lastRenderedPageBreak/>
        <w:t>数据源管理</w:t>
      </w:r>
      <w:bookmarkEnd w:id="70"/>
    </w:p>
    <w:p w:rsidR="00482D5A" w:rsidRDefault="00790B4F" w:rsidP="002F7BEF">
      <w:pPr>
        <w:pStyle w:val="Step"/>
        <w:rPr>
          <w:noProof/>
        </w:rPr>
      </w:pPr>
      <w:r w:rsidRPr="00482D5A">
        <w:rPr>
          <w:rFonts w:hint="eastAsia"/>
        </w:rPr>
        <w:t>在</w:t>
      </w:r>
      <w:r w:rsidRPr="00482D5A">
        <w:rPr>
          <w:rFonts w:hint="eastAsia"/>
          <w:noProof/>
        </w:rPr>
        <w:t>OPS Devices</w:t>
      </w:r>
      <w:r w:rsidRPr="00482D5A">
        <w:rPr>
          <w:rFonts w:hint="eastAsia"/>
          <w:noProof/>
        </w:rPr>
        <w:t>中选择工程，在工程上</w:t>
      </w:r>
      <w:r w:rsidR="002F7BEF">
        <w:rPr>
          <w:rFonts w:hint="eastAsia"/>
          <w:noProof/>
        </w:rPr>
        <w:t>点击右键</w:t>
      </w:r>
      <w:r w:rsidRPr="00482D5A">
        <w:rPr>
          <w:rFonts w:hint="eastAsia"/>
          <w:noProof/>
        </w:rPr>
        <w:t>，选择</w:t>
      </w:r>
      <w:r w:rsidRPr="00482D5A">
        <w:rPr>
          <w:rFonts w:hint="eastAsia"/>
          <w:noProof/>
        </w:rPr>
        <w:t>ConfigDevice</w:t>
      </w:r>
      <w:r w:rsidR="002F7BEF">
        <w:rPr>
          <w:rFonts w:hint="eastAsia"/>
          <w:noProof/>
        </w:rPr>
        <w:t>，如</w:t>
      </w:r>
      <w:r w:rsidR="00A130F1">
        <w:rPr>
          <w:noProof/>
        </w:rPr>
        <w:fldChar w:fldCharType="begin"/>
      </w:r>
      <w:r w:rsidR="002F7BEF">
        <w:rPr>
          <w:noProof/>
        </w:rPr>
        <w:instrText xml:space="preserve"> </w:instrText>
      </w:r>
      <w:r w:rsidR="002F7BEF">
        <w:rPr>
          <w:rFonts w:hint="eastAsia"/>
          <w:noProof/>
        </w:rPr>
        <w:instrText>REF _Ref397180784 \r \h</w:instrText>
      </w:r>
      <w:r w:rsidR="002F7BEF">
        <w:rPr>
          <w:noProof/>
        </w:rPr>
        <w:instrText xml:space="preserve"> </w:instrText>
      </w:r>
      <w:r w:rsidR="00A130F1">
        <w:rPr>
          <w:noProof/>
        </w:rPr>
      </w:r>
      <w:r w:rsidR="00A130F1">
        <w:rPr>
          <w:noProof/>
        </w:rPr>
        <w:fldChar w:fldCharType="separate"/>
      </w:r>
      <w:r w:rsidR="002F7BEF">
        <w:rPr>
          <w:rFonts w:hint="eastAsia"/>
          <w:noProof/>
        </w:rPr>
        <w:t>图</w:t>
      </w:r>
      <w:r w:rsidR="002F7BEF">
        <w:rPr>
          <w:rFonts w:hint="eastAsia"/>
          <w:noProof/>
        </w:rPr>
        <w:t>3-28</w:t>
      </w:r>
      <w:r w:rsidR="00A130F1">
        <w:rPr>
          <w:noProof/>
        </w:rPr>
        <w:fldChar w:fldCharType="end"/>
      </w:r>
      <w:r w:rsidR="002F7BEF">
        <w:rPr>
          <w:rFonts w:hint="eastAsia"/>
          <w:noProof/>
        </w:rPr>
        <w:t>所示</w:t>
      </w:r>
      <w:r w:rsidR="006845AA" w:rsidRPr="00482D5A">
        <w:rPr>
          <w:rFonts w:hint="eastAsia"/>
          <w:noProof/>
        </w:rPr>
        <w:t>。</w:t>
      </w:r>
    </w:p>
    <w:p w:rsidR="002F7BEF" w:rsidRPr="000913C6" w:rsidRDefault="002F7BEF" w:rsidP="002F7BEF">
      <w:pPr>
        <w:pStyle w:val="FigureDescription"/>
        <w:rPr>
          <w:noProof/>
        </w:rPr>
      </w:pPr>
      <w:bookmarkStart w:id="71" w:name="_Ref397180784"/>
      <w:r>
        <w:rPr>
          <w:rFonts w:hint="eastAsia"/>
          <w:noProof/>
        </w:rPr>
        <w:t>打开数据源界面示意图</w:t>
      </w:r>
      <w:bookmarkEnd w:id="71"/>
    </w:p>
    <w:p w:rsidR="006845AA" w:rsidRDefault="00790B4F" w:rsidP="006845AA">
      <w:pPr>
        <w:keepNext/>
      </w:pPr>
      <w:r>
        <w:rPr>
          <w:noProof/>
        </w:rPr>
        <w:drawing>
          <wp:inline distT="0" distB="0" distL="0" distR="0">
            <wp:extent cx="4551461" cy="3048000"/>
            <wp:effectExtent l="19050" t="0" r="1489"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cstate="print"/>
                    <a:srcRect/>
                    <a:stretch>
                      <a:fillRect/>
                    </a:stretch>
                  </pic:blipFill>
                  <pic:spPr bwMode="auto">
                    <a:xfrm>
                      <a:off x="0" y="0"/>
                      <a:ext cx="4551461" cy="3048000"/>
                    </a:xfrm>
                    <a:prstGeom prst="rect">
                      <a:avLst/>
                    </a:prstGeom>
                    <a:noFill/>
                    <a:ln w="9525">
                      <a:noFill/>
                      <a:miter lim="800000"/>
                      <a:headEnd/>
                      <a:tailEnd/>
                    </a:ln>
                  </pic:spPr>
                </pic:pic>
              </a:graphicData>
            </a:graphic>
          </wp:inline>
        </w:drawing>
      </w:r>
    </w:p>
    <w:p w:rsidR="00790B4F" w:rsidRDefault="00790B4F" w:rsidP="00127051">
      <w:pPr>
        <w:rPr>
          <w:noProof/>
        </w:rPr>
      </w:pPr>
    </w:p>
    <w:p w:rsidR="00127051" w:rsidRDefault="00790B4F" w:rsidP="00127051">
      <w:pPr>
        <w:pStyle w:val="Step"/>
      </w:pPr>
      <w:r w:rsidRPr="00000D4A">
        <w:rPr>
          <w:rFonts w:hint="eastAsia"/>
          <w:noProof/>
        </w:rPr>
        <w:t>点击</w:t>
      </w:r>
      <w:r w:rsidRPr="00000D4A">
        <w:rPr>
          <w:rFonts w:hint="eastAsia"/>
          <w:noProof/>
        </w:rPr>
        <w:t>Add</w:t>
      </w:r>
      <w:r w:rsidRPr="00000D4A">
        <w:rPr>
          <w:rFonts w:hint="eastAsia"/>
          <w:noProof/>
        </w:rPr>
        <w:t>按钮</w:t>
      </w:r>
      <w:r w:rsidR="00127051">
        <w:rPr>
          <w:rFonts w:hint="eastAsia"/>
          <w:noProof/>
        </w:rPr>
        <w:t>，如</w:t>
      </w:r>
      <w:r w:rsidR="00A130F1">
        <w:rPr>
          <w:noProof/>
        </w:rPr>
        <w:fldChar w:fldCharType="begin"/>
      </w:r>
      <w:r w:rsidR="00127051">
        <w:rPr>
          <w:noProof/>
        </w:rPr>
        <w:instrText xml:space="preserve"> </w:instrText>
      </w:r>
      <w:r w:rsidR="00127051">
        <w:rPr>
          <w:rFonts w:hint="eastAsia"/>
          <w:noProof/>
        </w:rPr>
        <w:instrText>REF _Ref397180864 \r \h</w:instrText>
      </w:r>
      <w:r w:rsidR="00127051">
        <w:rPr>
          <w:noProof/>
        </w:rPr>
        <w:instrText xml:space="preserve"> </w:instrText>
      </w:r>
      <w:r w:rsidR="00A130F1">
        <w:rPr>
          <w:noProof/>
        </w:rPr>
      </w:r>
      <w:r w:rsidR="00A130F1">
        <w:rPr>
          <w:noProof/>
        </w:rPr>
        <w:fldChar w:fldCharType="separate"/>
      </w:r>
      <w:r w:rsidR="00127051">
        <w:rPr>
          <w:rFonts w:hint="eastAsia"/>
          <w:noProof/>
        </w:rPr>
        <w:t>图</w:t>
      </w:r>
      <w:r w:rsidR="00127051">
        <w:rPr>
          <w:rFonts w:hint="eastAsia"/>
          <w:noProof/>
        </w:rPr>
        <w:t>3-29</w:t>
      </w:r>
      <w:r w:rsidR="00A130F1">
        <w:rPr>
          <w:noProof/>
        </w:rPr>
        <w:fldChar w:fldCharType="end"/>
      </w:r>
      <w:r w:rsidR="00127051">
        <w:rPr>
          <w:rFonts w:hint="eastAsia"/>
          <w:noProof/>
        </w:rPr>
        <w:t>所示。</w:t>
      </w:r>
    </w:p>
    <w:p w:rsidR="00127051" w:rsidRDefault="00127051" w:rsidP="00127051">
      <w:pPr>
        <w:pStyle w:val="FigureDescription"/>
      </w:pPr>
      <w:bookmarkStart w:id="72" w:name="_Ref397180864"/>
      <w:r>
        <w:rPr>
          <w:rFonts w:hint="eastAsia"/>
          <w:noProof/>
        </w:rPr>
        <w:lastRenderedPageBreak/>
        <w:t>数据源管理界面示意图</w:t>
      </w:r>
      <w:r>
        <w:rPr>
          <w:rFonts w:hint="eastAsia"/>
          <w:noProof/>
        </w:rPr>
        <w:t>1</w:t>
      </w:r>
    </w:p>
    <w:bookmarkEnd w:id="72"/>
    <w:p w:rsidR="00BF1442" w:rsidRDefault="00790B4F" w:rsidP="00127051">
      <w:pPr>
        <w:pStyle w:val="Figure"/>
      </w:pPr>
      <w:r>
        <w:rPr>
          <w:noProof/>
        </w:rPr>
        <w:drawing>
          <wp:inline distT="0" distB="0" distL="0" distR="0">
            <wp:extent cx="4551680" cy="4346279"/>
            <wp:effectExtent l="19050" t="0" r="1270"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0" cstate="print"/>
                    <a:srcRect/>
                    <a:stretch>
                      <a:fillRect/>
                    </a:stretch>
                  </pic:blipFill>
                  <pic:spPr bwMode="auto">
                    <a:xfrm>
                      <a:off x="0" y="0"/>
                      <a:ext cx="4551680" cy="4346279"/>
                    </a:xfrm>
                    <a:prstGeom prst="rect">
                      <a:avLst/>
                    </a:prstGeom>
                    <a:noFill/>
                    <a:ln w="9525">
                      <a:noFill/>
                      <a:miter lim="800000"/>
                      <a:headEnd/>
                      <a:tailEnd/>
                    </a:ln>
                  </pic:spPr>
                </pic:pic>
              </a:graphicData>
            </a:graphic>
          </wp:inline>
        </w:drawing>
      </w:r>
    </w:p>
    <w:p w:rsidR="00790B4F" w:rsidRDefault="00790B4F" w:rsidP="00127051">
      <w:pPr>
        <w:rPr>
          <w:noProof/>
        </w:rPr>
      </w:pPr>
    </w:p>
    <w:p w:rsidR="00790B4F" w:rsidRPr="003837D9" w:rsidRDefault="00790B4F" w:rsidP="00127051">
      <w:pPr>
        <w:pStyle w:val="Step"/>
      </w:pPr>
      <w:r w:rsidRPr="003837D9">
        <w:rPr>
          <w:rFonts w:hint="eastAsia"/>
          <w:noProof/>
        </w:rPr>
        <w:t>填写处理方法的名称、请求方法以及返回的信息格式，并且选择一个</w:t>
      </w:r>
      <w:r w:rsidRPr="003837D9">
        <w:rPr>
          <w:rFonts w:hint="eastAsia"/>
          <w:noProof/>
        </w:rPr>
        <w:t>schema</w:t>
      </w:r>
      <w:r w:rsidRPr="003837D9">
        <w:rPr>
          <w:rFonts w:hint="eastAsia"/>
          <w:noProof/>
        </w:rPr>
        <w:t>文件</w:t>
      </w:r>
      <w:r w:rsidR="00127051">
        <w:rPr>
          <w:rFonts w:hint="eastAsia"/>
          <w:noProof/>
        </w:rPr>
        <w:t>，如</w:t>
      </w:r>
      <w:r w:rsidR="00A130F1">
        <w:rPr>
          <w:noProof/>
        </w:rPr>
        <w:fldChar w:fldCharType="begin"/>
      </w:r>
      <w:r w:rsidR="00127051">
        <w:rPr>
          <w:noProof/>
        </w:rPr>
        <w:instrText xml:space="preserve"> </w:instrText>
      </w:r>
      <w:r w:rsidR="00127051">
        <w:rPr>
          <w:rFonts w:hint="eastAsia"/>
          <w:noProof/>
        </w:rPr>
        <w:instrText>REF _Ref397180979 \r \h</w:instrText>
      </w:r>
      <w:r w:rsidR="00127051">
        <w:rPr>
          <w:noProof/>
        </w:rPr>
        <w:instrText xml:space="preserve"> </w:instrText>
      </w:r>
      <w:r w:rsidR="00A130F1">
        <w:rPr>
          <w:noProof/>
        </w:rPr>
      </w:r>
      <w:r w:rsidR="00A130F1">
        <w:rPr>
          <w:noProof/>
        </w:rPr>
        <w:fldChar w:fldCharType="separate"/>
      </w:r>
      <w:r w:rsidR="00127051">
        <w:rPr>
          <w:rFonts w:hint="eastAsia"/>
          <w:noProof/>
        </w:rPr>
        <w:t>图</w:t>
      </w:r>
      <w:r w:rsidR="00127051">
        <w:rPr>
          <w:rFonts w:hint="eastAsia"/>
          <w:noProof/>
        </w:rPr>
        <w:t>3-30</w:t>
      </w:r>
      <w:r w:rsidR="00A130F1">
        <w:rPr>
          <w:noProof/>
        </w:rPr>
        <w:fldChar w:fldCharType="end"/>
      </w:r>
      <w:r w:rsidR="00127051">
        <w:rPr>
          <w:rFonts w:hint="eastAsia"/>
          <w:noProof/>
        </w:rPr>
        <w:t>所示。</w:t>
      </w:r>
    </w:p>
    <w:p w:rsidR="00127051" w:rsidRDefault="00127051" w:rsidP="00127051">
      <w:pPr>
        <w:pStyle w:val="FigureDescription"/>
      </w:pPr>
      <w:bookmarkStart w:id="73" w:name="_Ref397180979"/>
      <w:r>
        <w:rPr>
          <w:rFonts w:hint="eastAsia"/>
          <w:noProof/>
        </w:rPr>
        <w:lastRenderedPageBreak/>
        <w:t>数据源管理界面示意图</w:t>
      </w:r>
      <w:r>
        <w:rPr>
          <w:rFonts w:hint="eastAsia"/>
          <w:noProof/>
        </w:rPr>
        <w:t>2</w:t>
      </w:r>
      <w:bookmarkEnd w:id="73"/>
    </w:p>
    <w:p w:rsidR="00BF1442" w:rsidRDefault="00790B4F" w:rsidP="00BF1442">
      <w:pPr>
        <w:keepNext/>
      </w:pPr>
      <w:r>
        <w:rPr>
          <w:noProof/>
        </w:rPr>
        <w:drawing>
          <wp:inline distT="0" distB="0" distL="0" distR="0">
            <wp:extent cx="4656729" cy="5438775"/>
            <wp:effectExtent l="19050" t="0" r="0" b="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1" cstate="print"/>
                    <a:srcRect/>
                    <a:stretch>
                      <a:fillRect/>
                    </a:stretch>
                  </pic:blipFill>
                  <pic:spPr bwMode="auto">
                    <a:xfrm>
                      <a:off x="0" y="0"/>
                      <a:ext cx="4656729" cy="5438775"/>
                    </a:xfrm>
                    <a:prstGeom prst="rect">
                      <a:avLst/>
                    </a:prstGeom>
                    <a:noFill/>
                    <a:ln w="9525">
                      <a:noFill/>
                      <a:miter lim="800000"/>
                      <a:headEnd/>
                      <a:tailEnd/>
                    </a:ln>
                  </pic:spPr>
                </pic:pic>
              </a:graphicData>
            </a:graphic>
          </wp:inline>
        </w:drawing>
      </w:r>
    </w:p>
    <w:p w:rsidR="00790B4F" w:rsidRDefault="00790B4F" w:rsidP="00127051">
      <w:pPr>
        <w:rPr>
          <w:noProof/>
        </w:rPr>
      </w:pPr>
    </w:p>
    <w:p w:rsidR="00790B4F" w:rsidRDefault="00790B4F" w:rsidP="00127051">
      <w:pPr>
        <w:pStyle w:val="Step"/>
      </w:pPr>
      <w:r w:rsidRPr="00137902">
        <w:rPr>
          <w:rFonts w:hint="eastAsia"/>
          <w:noProof/>
        </w:rPr>
        <w:t>选中添加的方法，点击</w:t>
      </w:r>
      <w:r w:rsidRPr="00137902">
        <w:rPr>
          <w:rFonts w:hint="eastAsia"/>
          <w:noProof/>
        </w:rPr>
        <w:t>Config</w:t>
      </w:r>
      <w:r w:rsidRPr="00137902">
        <w:rPr>
          <w:rFonts w:hint="eastAsia"/>
          <w:noProof/>
        </w:rPr>
        <w:t>按钮，对方法</w:t>
      </w:r>
      <w:r w:rsidR="00127051">
        <w:rPr>
          <w:rFonts w:hint="eastAsia"/>
          <w:noProof/>
        </w:rPr>
        <w:t>进</w:t>
      </w:r>
      <w:r w:rsidRPr="00137902">
        <w:rPr>
          <w:rFonts w:hint="eastAsia"/>
          <w:noProof/>
        </w:rPr>
        <w:t>行配置</w:t>
      </w:r>
      <w:r w:rsidR="00127051">
        <w:rPr>
          <w:rFonts w:hint="eastAsia"/>
          <w:noProof/>
        </w:rPr>
        <w:t>，如</w:t>
      </w:r>
      <w:r w:rsidR="00A130F1">
        <w:rPr>
          <w:noProof/>
        </w:rPr>
        <w:fldChar w:fldCharType="begin"/>
      </w:r>
      <w:r w:rsidR="00127051">
        <w:rPr>
          <w:noProof/>
        </w:rPr>
        <w:instrText xml:space="preserve"> </w:instrText>
      </w:r>
      <w:r w:rsidR="00127051">
        <w:rPr>
          <w:rFonts w:hint="eastAsia"/>
          <w:noProof/>
        </w:rPr>
        <w:instrText>REF _Ref397181054 \r \h</w:instrText>
      </w:r>
      <w:r w:rsidR="00127051">
        <w:rPr>
          <w:noProof/>
        </w:rPr>
        <w:instrText xml:space="preserve"> </w:instrText>
      </w:r>
      <w:r w:rsidR="00A130F1">
        <w:rPr>
          <w:noProof/>
        </w:rPr>
      </w:r>
      <w:r w:rsidR="00A130F1">
        <w:rPr>
          <w:noProof/>
        </w:rPr>
        <w:fldChar w:fldCharType="separate"/>
      </w:r>
      <w:r w:rsidR="00127051">
        <w:rPr>
          <w:rFonts w:hint="eastAsia"/>
          <w:noProof/>
        </w:rPr>
        <w:t>图</w:t>
      </w:r>
      <w:r w:rsidR="00127051">
        <w:rPr>
          <w:rFonts w:hint="eastAsia"/>
          <w:noProof/>
        </w:rPr>
        <w:t>3-31</w:t>
      </w:r>
      <w:r w:rsidR="00A130F1">
        <w:rPr>
          <w:noProof/>
        </w:rPr>
        <w:fldChar w:fldCharType="end"/>
      </w:r>
      <w:r w:rsidR="00127051">
        <w:rPr>
          <w:rFonts w:hint="eastAsia"/>
          <w:noProof/>
        </w:rPr>
        <w:t>所示</w:t>
      </w:r>
      <w:r w:rsidR="00BF1442" w:rsidRPr="00137902">
        <w:rPr>
          <w:rFonts w:hint="eastAsia"/>
          <w:noProof/>
        </w:rPr>
        <w:t>。</w:t>
      </w:r>
    </w:p>
    <w:p w:rsidR="00127051" w:rsidRDefault="00127051" w:rsidP="00127051">
      <w:pPr>
        <w:pStyle w:val="FigureDescription"/>
      </w:pPr>
      <w:bookmarkStart w:id="74" w:name="_Ref397181054"/>
      <w:r>
        <w:rPr>
          <w:rFonts w:hint="eastAsia"/>
          <w:noProof/>
        </w:rPr>
        <w:lastRenderedPageBreak/>
        <w:t>数据源管理界面示意图</w:t>
      </w:r>
      <w:r>
        <w:rPr>
          <w:rFonts w:hint="eastAsia"/>
          <w:noProof/>
        </w:rPr>
        <w:t>3</w:t>
      </w:r>
      <w:bookmarkEnd w:id="74"/>
    </w:p>
    <w:p w:rsidR="00BF1442" w:rsidRDefault="00790B4F" w:rsidP="00BF1442">
      <w:pPr>
        <w:keepNext/>
      </w:pPr>
      <w:r>
        <w:rPr>
          <w:noProof/>
        </w:rPr>
        <w:drawing>
          <wp:inline distT="0" distB="0" distL="0" distR="0">
            <wp:extent cx="4656044" cy="4572000"/>
            <wp:effectExtent l="19050" t="0" r="0" b="0"/>
            <wp:docPr id="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52" cstate="print"/>
                    <a:srcRect/>
                    <a:stretch>
                      <a:fillRect/>
                    </a:stretch>
                  </pic:blipFill>
                  <pic:spPr bwMode="auto">
                    <a:xfrm>
                      <a:off x="0" y="0"/>
                      <a:ext cx="4656044" cy="4572000"/>
                    </a:xfrm>
                    <a:prstGeom prst="rect">
                      <a:avLst/>
                    </a:prstGeom>
                    <a:noFill/>
                    <a:ln w="9525">
                      <a:noFill/>
                      <a:miter lim="800000"/>
                      <a:headEnd/>
                      <a:tailEnd/>
                    </a:ln>
                  </pic:spPr>
                </pic:pic>
              </a:graphicData>
            </a:graphic>
          </wp:inline>
        </w:drawing>
      </w:r>
    </w:p>
    <w:p w:rsidR="00790B4F" w:rsidRDefault="00790B4F" w:rsidP="00127051">
      <w:pPr>
        <w:rPr>
          <w:noProof/>
        </w:rPr>
      </w:pPr>
    </w:p>
    <w:p w:rsidR="00790B4F" w:rsidRDefault="00790B4F" w:rsidP="00127051">
      <w:pPr>
        <w:pStyle w:val="Step"/>
      </w:pPr>
      <w:r w:rsidRPr="00137902">
        <w:rPr>
          <w:rFonts w:hint="eastAsia"/>
          <w:noProof/>
        </w:rPr>
        <w:t>选择</w:t>
      </w:r>
      <w:r w:rsidRPr="00137902">
        <w:rPr>
          <w:rFonts w:hint="eastAsia"/>
          <w:noProof/>
        </w:rPr>
        <w:t>body</w:t>
      </w:r>
      <w:r w:rsidRPr="00137902">
        <w:rPr>
          <w:rFonts w:hint="eastAsia"/>
          <w:noProof/>
        </w:rPr>
        <w:t>体的属性参数</w:t>
      </w:r>
      <w:r w:rsidR="00127051">
        <w:rPr>
          <w:rFonts w:hint="eastAsia"/>
          <w:noProof/>
        </w:rPr>
        <w:t>，如</w:t>
      </w:r>
      <w:r w:rsidR="00A130F1">
        <w:rPr>
          <w:noProof/>
        </w:rPr>
        <w:fldChar w:fldCharType="begin"/>
      </w:r>
      <w:r w:rsidR="00127051">
        <w:rPr>
          <w:noProof/>
        </w:rPr>
        <w:instrText xml:space="preserve"> </w:instrText>
      </w:r>
      <w:r w:rsidR="00127051">
        <w:rPr>
          <w:rFonts w:hint="eastAsia"/>
          <w:noProof/>
        </w:rPr>
        <w:instrText>REF _Ref397181147 \r \h</w:instrText>
      </w:r>
      <w:r w:rsidR="00127051">
        <w:rPr>
          <w:noProof/>
        </w:rPr>
        <w:instrText xml:space="preserve"> </w:instrText>
      </w:r>
      <w:r w:rsidR="00A130F1">
        <w:rPr>
          <w:noProof/>
        </w:rPr>
      </w:r>
      <w:r w:rsidR="00A130F1">
        <w:rPr>
          <w:noProof/>
        </w:rPr>
        <w:fldChar w:fldCharType="separate"/>
      </w:r>
      <w:r w:rsidR="00127051">
        <w:rPr>
          <w:rFonts w:hint="eastAsia"/>
          <w:noProof/>
        </w:rPr>
        <w:t>图</w:t>
      </w:r>
      <w:r w:rsidR="00127051">
        <w:rPr>
          <w:rFonts w:hint="eastAsia"/>
          <w:noProof/>
        </w:rPr>
        <w:t>3-32</w:t>
      </w:r>
      <w:r w:rsidR="00A130F1">
        <w:rPr>
          <w:noProof/>
        </w:rPr>
        <w:fldChar w:fldCharType="end"/>
      </w:r>
      <w:r w:rsidR="00127051">
        <w:rPr>
          <w:rFonts w:hint="eastAsia"/>
          <w:noProof/>
        </w:rPr>
        <w:t>所示</w:t>
      </w:r>
      <w:r w:rsidR="00817CAB" w:rsidRPr="00137902">
        <w:rPr>
          <w:rFonts w:hint="eastAsia"/>
          <w:noProof/>
        </w:rPr>
        <w:t>。</w:t>
      </w:r>
    </w:p>
    <w:p w:rsidR="00127051" w:rsidRPr="00137902" w:rsidRDefault="00127051" w:rsidP="00127051">
      <w:pPr>
        <w:pStyle w:val="FigureDescription"/>
      </w:pPr>
      <w:bookmarkStart w:id="75" w:name="_Ref397181147"/>
      <w:r>
        <w:rPr>
          <w:rFonts w:hint="eastAsia"/>
        </w:rPr>
        <w:lastRenderedPageBreak/>
        <w:t>选择</w:t>
      </w:r>
      <w:r>
        <w:rPr>
          <w:rFonts w:hint="eastAsia"/>
        </w:rPr>
        <w:t>body</w:t>
      </w:r>
      <w:r>
        <w:rPr>
          <w:rFonts w:hint="eastAsia"/>
        </w:rPr>
        <w:t>体参数示意图</w:t>
      </w:r>
      <w:bookmarkEnd w:id="75"/>
    </w:p>
    <w:p w:rsidR="00817CAB" w:rsidRDefault="00790B4F" w:rsidP="00817CAB">
      <w:pPr>
        <w:keepNext/>
      </w:pPr>
      <w:r>
        <w:rPr>
          <w:noProof/>
        </w:rPr>
        <w:drawing>
          <wp:inline distT="0" distB="0" distL="0" distR="0">
            <wp:extent cx="4547326" cy="5286375"/>
            <wp:effectExtent l="19050" t="0" r="5624" b="0"/>
            <wp:docPr id="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53" cstate="print"/>
                    <a:srcRect/>
                    <a:stretch>
                      <a:fillRect/>
                    </a:stretch>
                  </pic:blipFill>
                  <pic:spPr bwMode="auto">
                    <a:xfrm>
                      <a:off x="0" y="0"/>
                      <a:ext cx="4547326" cy="5286375"/>
                    </a:xfrm>
                    <a:prstGeom prst="rect">
                      <a:avLst/>
                    </a:prstGeom>
                    <a:noFill/>
                    <a:ln w="9525">
                      <a:noFill/>
                      <a:miter lim="800000"/>
                      <a:headEnd/>
                      <a:tailEnd/>
                    </a:ln>
                  </pic:spPr>
                </pic:pic>
              </a:graphicData>
            </a:graphic>
          </wp:inline>
        </w:drawing>
      </w:r>
    </w:p>
    <w:p w:rsidR="00790B4F" w:rsidRDefault="00790B4F" w:rsidP="00127051">
      <w:pPr>
        <w:rPr>
          <w:noProof/>
        </w:rPr>
      </w:pPr>
    </w:p>
    <w:p w:rsidR="00790B4F" w:rsidRDefault="00790B4F" w:rsidP="00127051">
      <w:pPr>
        <w:pStyle w:val="Step"/>
      </w:pPr>
      <w:r w:rsidRPr="00137902">
        <w:rPr>
          <w:rFonts w:hint="eastAsia"/>
          <w:noProof/>
        </w:rPr>
        <w:t>在添加好的方法中</w:t>
      </w:r>
      <w:r w:rsidR="005718A8">
        <w:rPr>
          <w:rFonts w:hint="eastAsia"/>
          <w:noProof/>
        </w:rPr>
        <w:t>点击邮件</w:t>
      </w:r>
      <w:r w:rsidRPr="00137902">
        <w:rPr>
          <w:rFonts w:hint="eastAsia"/>
          <w:noProof/>
        </w:rPr>
        <w:t>，选择</w:t>
      </w:r>
      <w:r w:rsidRPr="00137902">
        <w:rPr>
          <w:rFonts w:hint="eastAsia"/>
          <w:noProof/>
        </w:rPr>
        <w:t>Test</w:t>
      </w:r>
      <w:r w:rsidR="005718A8">
        <w:rPr>
          <w:rFonts w:hint="eastAsia"/>
          <w:noProof/>
        </w:rPr>
        <w:t>，如</w:t>
      </w:r>
      <w:r w:rsidR="00A130F1">
        <w:rPr>
          <w:noProof/>
        </w:rPr>
        <w:fldChar w:fldCharType="begin"/>
      </w:r>
      <w:r w:rsidR="005718A8">
        <w:rPr>
          <w:noProof/>
        </w:rPr>
        <w:instrText xml:space="preserve"> </w:instrText>
      </w:r>
      <w:r w:rsidR="005718A8">
        <w:rPr>
          <w:rFonts w:hint="eastAsia"/>
          <w:noProof/>
        </w:rPr>
        <w:instrText>REF _Ref397181377 \r \h</w:instrText>
      </w:r>
      <w:r w:rsidR="005718A8">
        <w:rPr>
          <w:noProof/>
        </w:rPr>
        <w:instrText xml:space="preserve"> </w:instrText>
      </w:r>
      <w:r w:rsidR="00A130F1">
        <w:rPr>
          <w:noProof/>
        </w:rPr>
      </w:r>
      <w:r w:rsidR="00A130F1">
        <w:rPr>
          <w:noProof/>
        </w:rPr>
        <w:fldChar w:fldCharType="separate"/>
      </w:r>
      <w:r w:rsidR="005718A8">
        <w:rPr>
          <w:rFonts w:hint="eastAsia"/>
          <w:noProof/>
        </w:rPr>
        <w:t>图</w:t>
      </w:r>
      <w:r w:rsidR="005718A8">
        <w:rPr>
          <w:rFonts w:hint="eastAsia"/>
          <w:noProof/>
        </w:rPr>
        <w:t>3-33</w:t>
      </w:r>
      <w:r w:rsidR="00A130F1">
        <w:rPr>
          <w:noProof/>
        </w:rPr>
        <w:fldChar w:fldCharType="end"/>
      </w:r>
      <w:r w:rsidR="005718A8">
        <w:rPr>
          <w:rFonts w:hint="eastAsia"/>
          <w:noProof/>
        </w:rPr>
        <w:t>所示</w:t>
      </w:r>
      <w:r w:rsidR="006C7387" w:rsidRPr="00137902">
        <w:rPr>
          <w:rFonts w:hint="eastAsia"/>
          <w:noProof/>
        </w:rPr>
        <w:t>。</w:t>
      </w:r>
    </w:p>
    <w:p w:rsidR="005718A8" w:rsidRPr="00137902" w:rsidRDefault="005718A8" w:rsidP="005718A8">
      <w:pPr>
        <w:pStyle w:val="FigureDescription"/>
      </w:pPr>
      <w:bookmarkStart w:id="76" w:name="_Ref397181377"/>
      <w:r>
        <w:rPr>
          <w:rFonts w:hint="eastAsia"/>
        </w:rPr>
        <w:lastRenderedPageBreak/>
        <w:t>对添加的方法选择</w:t>
      </w:r>
      <w:r>
        <w:rPr>
          <w:rFonts w:hint="eastAsia"/>
        </w:rPr>
        <w:t>Test</w:t>
      </w:r>
      <w:r>
        <w:rPr>
          <w:rFonts w:hint="eastAsia"/>
        </w:rPr>
        <w:t>按钮示意图</w:t>
      </w:r>
      <w:bookmarkEnd w:id="76"/>
      <w:r>
        <w:rPr>
          <w:rFonts w:hint="eastAsia"/>
        </w:rPr>
        <w:t>1</w:t>
      </w:r>
    </w:p>
    <w:p w:rsidR="006C7387" w:rsidRDefault="00790B4F" w:rsidP="006C7387">
      <w:pPr>
        <w:keepNext/>
      </w:pPr>
      <w:r>
        <w:rPr>
          <w:noProof/>
        </w:rPr>
        <w:drawing>
          <wp:inline distT="0" distB="0" distL="0" distR="0">
            <wp:extent cx="4476750" cy="3385845"/>
            <wp:effectExtent l="19050" t="0" r="0" b="0"/>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54" cstate="print"/>
                    <a:srcRect/>
                    <a:stretch>
                      <a:fillRect/>
                    </a:stretch>
                  </pic:blipFill>
                  <pic:spPr bwMode="auto">
                    <a:xfrm>
                      <a:off x="0" y="0"/>
                      <a:ext cx="4476750" cy="3385845"/>
                    </a:xfrm>
                    <a:prstGeom prst="rect">
                      <a:avLst/>
                    </a:prstGeom>
                    <a:noFill/>
                    <a:ln w="9525">
                      <a:noFill/>
                      <a:miter lim="800000"/>
                      <a:headEnd/>
                      <a:tailEnd/>
                    </a:ln>
                  </pic:spPr>
                </pic:pic>
              </a:graphicData>
            </a:graphic>
          </wp:inline>
        </w:drawing>
      </w:r>
    </w:p>
    <w:p w:rsidR="00790B4F" w:rsidRDefault="00790B4F" w:rsidP="005718A8">
      <w:pPr>
        <w:rPr>
          <w:noProof/>
        </w:rPr>
      </w:pPr>
    </w:p>
    <w:p w:rsidR="00790B4F" w:rsidRDefault="00790B4F" w:rsidP="005718A8">
      <w:pPr>
        <w:pStyle w:val="Step"/>
      </w:pPr>
      <w:r w:rsidRPr="00137902">
        <w:rPr>
          <w:rFonts w:hint="eastAsia"/>
          <w:noProof/>
        </w:rPr>
        <w:t>填写参数值，点击</w:t>
      </w:r>
      <w:r w:rsidRPr="00137902">
        <w:rPr>
          <w:rFonts w:hint="eastAsia"/>
          <w:noProof/>
        </w:rPr>
        <w:t>Test</w:t>
      </w:r>
      <w:r w:rsidRPr="00137902">
        <w:rPr>
          <w:rFonts w:hint="eastAsia"/>
          <w:noProof/>
        </w:rPr>
        <w:t>按钮</w:t>
      </w:r>
      <w:r w:rsidR="005718A8">
        <w:rPr>
          <w:rFonts w:hint="eastAsia"/>
          <w:noProof/>
        </w:rPr>
        <w:t>。如</w:t>
      </w:r>
      <w:r w:rsidR="00A130F1">
        <w:rPr>
          <w:noProof/>
        </w:rPr>
        <w:fldChar w:fldCharType="begin"/>
      </w:r>
      <w:r w:rsidR="005718A8">
        <w:rPr>
          <w:noProof/>
        </w:rPr>
        <w:instrText xml:space="preserve"> </w:instrText>
      </w:r>
      <w:r w:rsidR="005718A8">
        <w:rPr>
          <w:rFonts w:hint="eastAsia"/>
          <w:noProof/>
        </w:rPr>
        <w:instrText>REF _Ref397181517 \r \h</w:instrText>
      </w:r>
      <w:r w:rsidR="005718A8">
        <w:rPr>
          <w:noProof/>
        </w:rPr>
        <w:instrText xml:space="preserve"> </w:instrText>
      </w:r>
      <w:r w:rsidR="00A130F1">
        <w:rPr>
          <w:noProof/>
        </w:rPr>
      </w:r>
      <w:r w:rsidR="00A130F1">
        <w:rPr>
          <w:noProof/>
        </w:rPr>
        <w:fldChar w:fldCharType="separate"/>
      </w:r>
      <w:r w:rsidR="005718A8">
        <w:rPr>
          <w:rFonts w:hint="eastAsia"/>
          <w:noProof/>
        </w:rPr>
        <w:t>图</w:t>
      </w:r>
      <w:r w:rsidR="005718A8">
        <w:rPr>
          <w:rFonts w:hint="eastAsia"/>
          <w:noProof/>
        </w:rPr>
        <w:t>3-34</w:t>
      </w:r>
      <w:r w:rsidR="00A130F1">
        <w:rPr>
          <w:noProof/>
        </w:rPr>
        <w:fldChar w:fldCharType="end"/>
      </w:r>
      <w:r w:rsidR="005718A8">
        <w:rPr>
          <w:rFonts w:hint="eastAsia"/>
          <w:noProof/>
        </w:rPr>
        <w:t>所示</w:t>
      </w:r>
      <w:r w:rsidR="00B22481" w:rsidRPr="00137902">
        <w:rPr>
          <w:rFonts w:hint="eastAsia"/>
          <w:noProof/>
        </w:rPr>
        <w:t>。</w:t>
      </w:r>
    </w:p>
    <w:p w:rsidR="005718A8" w:rsidRPr="00137902" w:rsidRDefault="005718A8" w:rsidP="005718A8">
      <w:pPr>
        <w:pStyle w:val="FigureDescription"/>
      </w:pPr>
      <w:bookmarkStart w:id="77" w:name="_Ref397181517"/>
      <w:r>
        <w:rPr>
          <w:rFonts w:hint="eastAsia"/>
        </w:rPr>
        <w:lastRenderedPageBreak/>
        <w:t>对添加的方法选择</w:t>
      </w:r>
      <w:r>
        <w:rPr>
          <w:rFonts w:hint="eastAsia"/>
        </w:rPr>
        <w:t>Test</w:t>
      </w:r>
      <w:r>
        <w:rPr>
          <w:rFonts w:hint="eastAsia"/>
        </w:rPr>
        <w:t>按钮示意图</w:t>
      </w:r>
      <w:r>
        <w:rPr>
          <w:rFonts w:hint="eastAsia"/>
        </w:rPr>
        <w:t>2</w:t>
      </w:r>
      <w:bookmarkEnd w:id="77"/>
    </w:p>
    <w:p w:rsidR="00B22481" w:rsidRDefault="00790B4F" w:rsidP="00B22481">
      <w:pPr>
        <w:keepNext/>
      </w:pPr>
      <w:r>
        <w:rPr>
          <w:noProof/>
        </w:rPr>
        <w:drawing>
          <wp:inline distT="0" distB="0" distL="0" distR="0">
            <wp:extent cx="4570179" cy="4495800"/>
            <wp:effectExtent l="19050" t="0" r="1821" b="0"/>
            <wp:docPr id="5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55" cstate="print"/>
                    <a:srcRect/>
                    <a:stretch>
                      <a:fillRect/>
                    </a:stretch>
                  </pic:blipFill>
                  <pic:spPr bwMode="auto">
                    <a:xfrm>
                      <a:off x="0" y="0"/>
                      <a:ext cx="4570179" cy="4495800"/>
                    </a:xfrm>
                    <a:prstGeom prst="rect">
                      <a:avLst/>
                    </a:prstGeom>
                    <a:noFill/>
                    <a:ln w="9525">
                      <a:noFill/>
                      <a:miter lim="800000"/>
                      <a:headEnd/>
                      <a:tailEnd/>
                    </a:ln>
                  </pic:spPr>
                </pic:pic>
              </a:graphicData>
            </a:graphic>
          </wp:inline>
        </w:drawing>
      </w:r>
    </w:p>
    <w:p w:rsidR="00790B4F" w:rsidRDefault="00790B4F" w:rsidP="005718A8"/>
    <w:p w:rsidR="00790B4F" w:rsidRDefault="00790B4F" w:rsidP="005718A8">
      <w:pPr>
        <w:pStyle w:val="Step"/>
      </w:pPr>
      <w:r w:rsidRPr="00137902">
        <w:rPr>
          <w:rFonts w:hint="eastAsia"/>
        </w:rPr>
        <w:t>在树中返回获取到的信息</w:t>
      </w:r>
      <w:r w:rsidR="005718A8">
        <w:rPr>
          <w:rFonts w:hint="eastAsia"/>
        </w:rPr>
        <w:t>，如</w:t>
      </w:r>
      <w:r w:rsidR="00A130F1">
        <w:fldChar w:fldCharType="begin"/>
      </w:r>
      <w:r w:rsidR="005718A8">
        <w:instrText xml:space="preserve"> </w:instrText>
      </w:r>
      <w:r w:rsidR="005718A8">
        <w:rPr>
          <w:rFonts w:hint="eastAsia"/>
        </w:rPr>
        <w:instrText>REF _Ref397181571 \r \h</w:instrText>
      </w:r>
      <w:r w:rsidR="005718A8">
        <w:instrText xml:space="preserve"> </w:instrText>
      </w:r>
      <w:r w:rsidR="00A130F1">
        <w:fldChar w:fldCharType="separate"/>
      </w:r>
      <w:r w:rsidR="005718A8">
        <w:rPr>
          <w:rFonts w:hint="eastAsia"/>
        </w:rPr>
        <w:t>图</w:t>
      </w:r>
      <w:r w:rsidR="005718A8">
        <w:rPr>
          <w:rFonts w:hint="eastAsia"/>
        </w:rPr>
        <w:t>3-35</w:t>
      </w:r>
      <w:r w:rsidR="00A130F1">
        <w:fldChar w:fldCharType="end"/>
      </w:r>
      <w:r w:rsidR="005718A8">
        <w:rPr>
          <w:rFonts w:hint="eastAsia"/>
        </w:rPr>
        <w:t>所示</w:t>
      </w:r>
      <w:r w:rsidR="00B304D1" w:rsidRPr="00137902">
        <w:rPr>
          <w:rFonts w:hint="eastAsia"/>
        </w:rPr>
        <w:t>。</w:t>
      </w:r>
    </w:p>
    <w:p w:rsidR="005718A8" w:rsidRPr="00137902" w:rsidRDefault="005718A8" w:rsidP="005718A8">
      <w:pPr>
        <w:pStyle w:val="FigureDescription"/>
      </w:pPr>
      <w:bookmarkStart w:id="78" w:name="_Ref397181571"/>
      <w:r>
        <w:rPr>
          <w:rFonts w:hint="eastAsia"/>
        </w:rPr>
        <w:lastRenderedPageBreak/>
        <w:t>返回获取信息示意图</w:t>
      </w:r>
      <w:bookmarkEnd w:id="78"/>
    </w:p>
    <w:p w:rsidR="00B304D1" w:rsidRDefault="00790B4F" w:rsidP="00B304D1">
      <w:pPr>
        <w:keepNext/>
      </w:pPr>
      <w:r>
        <w:rPr>
          <w:noProof/>
        </w:rPr>
        <w:drawing>
          <wp:inline distT="0" distB="0" distL="0" distR="0">
            <wp:extent cx="4570730" cy="4347566"/>
            <wp:effectExtent l="19050" t="0" r="1270" b="0"/>
            <wp:docPr id="5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56" cstate="print"/>
                    <a:srcRect/>
                    <a:stretch>
                      <a:fillRect/>
                    </a:stretch>
                  </pic:blipFill>
                  <pic:spPr bwMode="auto">
                    <a:xfrm>
                      <a:off x="0" y="0"/>
                      <a:ext cx="4570730" cy="4347566"/>
                    </a:xfrm>
                    <a:prstGeom prst="rect">
                      <a:avLst/>
                    </a:prstGeom>
                    <a:noFill/>
                    <a:ln w="9525">
                      <a:noFill/>
                      <a:miter lim="800000"/>
                      <a:headEnd/>
                      <a:tailEnd/>
                    </a:ln>
                  </pic:spPr>
                </pic:pic>
              </a:graphicData>
            </a:graphic>
          </wp:inline>
        </w:drawing>
      </w:r>
    </w:p>
    <w:p w:rsidR="00790B4F" w:rsidRPr="00F642CC" w:rsidRDefault="00790B4F" w:rsidP="00790B4F"/>
    <w:p w:rsidR="005718A8" w:rsidRDefault="00FC4F6A" w:rsidP="005718A8">
      <w:pPr>
        <w:pStyle w:val="NotesHeading"/>
      </w:pPr>
      <w:r w:rsidRPr="00FC4F6A">
        <w:rPr>
          <w:rFonts w:hint="eastAsia"/>
        </w:rPr>
        <w:t>说明</w:t>
      </w:r>
      <w:r>
        <w:rPr>
          <w:rFonts w:hint="eastAsia"/>
        </w:rPr>
        <w:t>：</w:t>
      </w:r>
    </w:p>
    <w:p w:rsidR="00FC4F6A" w:rsidRPr="00FC4F6A" w:rsidRDefault="00FC4F6A" w:rsidP="005718A8">
      <w:pPr>
        <w:pStyle w:val="NotesText"/>
      </w:pPr>
      <w:proofErr w:type="spellStart"/>
      <w:r w:rsidRPr="00DF359F">
        <w:rPr>
          <w:rFonts w:hint="eastAsia"/>
        </w:rPr>
        <w:t>OpsDev</w:t>
      </w:r>
      <w:proofErr w:type="spellEnd"/>
      <w:r w:rsidRPr="00DF359F">
        <w:rPr>
          <w:rFonts w:hint="eastAsia"/>
        </w:rPr>
        <w:t>-java</w:t>
      </w:r>
      <w:r w:rsidRPr="00DF359F">
        <w:rPr>
          <w:rFonts w:hint="eastAsia"/>
        </w:rPr>
        <w:t>工程中对数据源的增</w:t>
      </w:r>
      <w:r w:rsidR="005718A8">
        <w:rPr>
          <w:rFonts w:hint="eastAsia"/>
        </w:rPr>
        <w:t>加、删除</w:t>
      </w:r>
      <w:r w:rsidR="006E2658">
        <w:rPr>
          <w:rFonts w:hint="eastAsia"/>
        </w:rPr>
        <w:t>，</w:t>
      </w:r>
      <w:r w:rsidR="005718A8">
        <w:rPr>
          <w:rFonts w:hint="eastAsia"/>
        </w:rPr>
        <w:t>修</w:t>
      </w:r>
      <w:r w:rsidRPr="00DF359F">
        <w:rPr>
          <w:rFonts w:hint="eastAsia"/>
        </w:rPr>
        <w:t>改</w:t>
      </w:r>
      <w:r w:rsidR="005718A8">
        <w:rPr>
          <w:rFonts w:hint="eastAsia"/>
        </w:rPr>
        <w:t>的</w:t>
      </w:r>
      <w:r w:rsidRPr="00DF359F">
        <w:rPr>
          <w:rFonts w:hint="eastAsia"/>
        </w:rPr>
        <w:t>方法和</w:t>
      </w:r>
      <w:proofErr w:type="spellStart"/>
      <w:r w:rsidRPr="00DF359F">
        <w:rPr>
          <w:rFonts w:hint="eastAsia"/>
        </w:rPr>
        <w:t>OpsDev</w:t>
      </w:r>
      <w:proofErr w:type="spellEnd"/>
      <w:r w:rsidRPr="00DF359F">
        <w:rPr>
          <w:rFonts w:hint="eastAsia"/>
        </w:rPr>
        <w:t>-python</w:t>
      </w:r>
      <w:r w:rsidR="005718A8">
        <w:rPr>
          <w:rFonts w:hint="eastAsia"/>
        </w:rPr>
        <w:t>中的方法一致，在此</w:t>
      </w:r>
      <w:r w:rsidRPr="00DF359F">
        <w:rPr>
          <w:rFonts w:hint="eastAsia"/>
        </w:rPr>
        <w:t>不重复说明。</w:t>
      </w:r>
    </w:p>
    <w:sectPr w:rsidR="00FC4F6A" w:rsidRPr="00FC4F6A" w:rsidSect="000A315E">
      <w:headerReference w:type="even" r:id="rId57"/>
      <w:headerReference w:type="default" r:id="rId58"/>
      <w:footerReference w:type="even" r:id="rId59"/>
      <w:footerReference w:type="default" r:id="rId60"/>
      <w:headerReference w:type="first" r:id="rId61"/>
      <w:footerReference w:type="first" r:id="rId62"/>
      <w:pgSz w:w="11906" w:h="16838"/>
      <w:pgMar w:top="1312" w:right="849" w:bottom="1440" w:left="1800" w:header="779"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7" w:author="wtest222" w:date="2014-08-30T14:47:00Z" w:initials="w">
    <w:p w:rsidR="000D5487" w:rsidRDefault="000D5487">
      <w:pPr>
        <w:pStyle w:val="aff5"/>
      </w:pPr>
      <w:r>
        <w:rPr>
          <w:rStyle w:val="aff4"/>
        </w:rPr>
        <w:annotationRef/>
      </w:r>
      <w:r>
        <w:rPr>
          <w:rFonts w:hint="eastAsia"/>
        </w:rPr>
        <w:t>这个图形没有文字描述</w:t>
      </w:r>
    </w:p>
  </w:comment>
  <w:comment w:id="39" w:author="wtest222" w:date="2014-08-30T15:08:00Z" w:initials="w">
    <w:p w:rsidR="000D5487" w:rsidRDefault="000D5487">
      <w:pPr>
        <w:pStyle w:val="aff5"/>
      </w:pPr>
      <w:r>
        <w:rPr>
          <w:rStyle w:val="aff4"/>
        </w:rPr>
        <w:annotationRef/>
      </w:r>
      <w:r>
        <w:rPr>
          <w:rFonts w:hint="eastAsia"/>
        </w:rPr>
        <w:t>是</w:t>
      </w:r>
      <w:r>
        <w:rPr>
          <w:rFonts w:hint="eastAsia"/>
        </w:rPr>
        <w:t>finish</w:t>
      </w:r>
      <w:r>
        <w:rPr>
          <w:rFonts w:hint="eastAsia"/>
        </w:rPr>
        <w:t>还是</w:t>
      </w:r>
      <w:r>
        <w:rPr>
          <w:rFonts w:hint="eastAsia"/>
        </w:rPr>
        <w:t>next</w:t>
      </w:r>
    </w:p>
  </w:comment>
  <w:comment w:id="65" w:author="wtest222" w:date="2014-08-30T16:42:00Z" w:initials="w">
    <w:p w:rsidR="000D5487" w:rsidRDefault="000D5487">
      <w:pPr>
        <w:pStyle w:val="aff5"/>
      </w:pPr>
      <w:r>
        <w:rPr>
          <w:rStyle w:val="aff4"/>
        </w:rPr>
        <w:annotationRef/>
      </w:r>
      <w:r>
        <w:rPr>
          <w:rFonts w:hint="eastAsia"/>
        </w:rPr>
        <w:t>此图干嘛用？</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3585" w:rsidRDefault="00913585">
      <w:r>
        <w:separator/>
      </w:r>
    </w:p>
  </w:endnote>
  <w:endnote w:type="continuationSeparator" w:id="0">
    <w:p w:rsidR="00913585" w:rsidRDefault="0091358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黑体"/>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9">
    <w:altName w:val="Times New Roman"/>
    <w:panose1 w:val="00000000000000000000"/>
    <w:charset w:val="00"/>
    <w:family w:val="auto"/>
    <w:notTrueType/>
    <w:pitch w:val="default"/>
    <w:sig w:usb0="00000003" w:usb1="00000000" w:usb2="00000000" w:usb3="00000000" w:csb0="00000001" w:csb1="00000000"/>
  </w:font>
  <w:font w:name="Dotum">
    <w:altName w:val="돋움"/>
    <w:panose1 w:val="020B0600000101010101"/>
    <w:charset w:val="81"/>
    <w:family w:val="swiss"/>
    <w:pitch w:val="variable"/>
    <w:sig w:usb0="B00002AF" w:usb1="69D77CFB" w:usb2="00000030" w:usb3="00000000" w:csb0="0008009F" w:csb1="00000000"/>
  </w:font>
  <w:font w:name="FrutigerNext LT Regular">
    <w:altName w:val="Segoe UI Semibold"/>
    <w:panose1 w:val="020B0803040504020204"/>
    <w:charset w:val="00"/>
    <w:family w:val="swiss"/>
    <w:pitch w:val="variable"/>
    <w:sig w:usb0="A00000AF" w:usb1="4000204A" w:usb2="00000000" w:usb3="00000000" w:csb0="00000111" w:csb1="00000000"/>
  </w:font>
  <w:font w:name="华文楷体">
    <w:panose1 w:val="02010600040101010101"/>
    <w:charset w:val="86"/>
    <w:family w:val="auto"/>
    <w:pitch w:val="variable"/>
    <w:sig w:usb0="00000287" w:usb1="080F0000" w:usb2="00000010" w:usb3="00000000" w:csb0="0004009F" w:csb1="00000000"/>
  </w:font>
  <w:font w:name="MS UI Gothic">
    <w:panose1 w:val="020B0600070205080204"/>
    <w:charset w:val="80"/>
    <w:family w:val="swiss"/>
    <w:pitch w:val="variable"/>
    <w:sig w:usb0="E00002FF" w:usb1="6AC7FDFB" w:usb2="00000012" w:usb3="00000000" w:csb0="0002009F" w:csb1="00000000"/>
  </w:font>
  <w:font w:name="DotumChe">
    <w:panose1 w:val="020B0609000101010101"/>
    <w:charset w:val="81"/>
    <w:family w:val="modern"/>
    <w:pitch w:val="fixed"/>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5487" w:rsidRDefault="000D5487">
    <w:pPr>
      <w:pStyle w:val="ad"/>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63"/>
      <w:gridCol w:w="947"/>
      <w:gridCol w:w="4263"/>
    </w:tblGrid>
    <w:tr w:rsidR="000D5487">
      <w:trPr>
        <w:trHeight w:val="151"/>
      </w:trPr>
      <w:tc>
        <w:tcPr>
          <w:tcW w:w="2250" w:type="pct"/>
          <w:tcBorders>
            <w:bottom w:val="single" w:sz="4" w:space="0" w:color="4F81BD" w:themeColor="accent1"/>
          </w:tcBorders>
        </w:tcPr>
        <w:p w:rsidR="000D5487" w:rsidRDefault="000D5487">
          <w:pPr>
            <w:pStyle w:val="ae"/>
            <w:rPr>
              <w:rFonts w:asciiTheme="majorHAnsi" w:eastAsiaTheme="majorEastAsia" w:hAnsiTheme="majorHAnsi" w:cstheme="majorBidi"/>
              <w:b/>
              <w:bCs/>
            </w:rPr>
          </w:pPr>
        </w:p>
      </w:tc>
      <w:tc>
        <w:tcPr>
          <w:tcW w:w="500" w:type="pct"/>
          <w:vMerge w:val="restart"/>
          <w:noWrap/>
          <w:vAlign w:val="center"/>
        </w:tcPr>
        <w:p w:rsidR="000D5487" w:rsidRDefault="000D5487">
          <w:pPr>
            <w:pStyle w:val="aff9"/>
            <w:rPr>
              <w:rFonts w:asciiTheme="majorHAnsi" w:hAnsiTheme="majorHAnsi"/>
            </w:rPr>
          </w:pPr>
          <w:r>
            <w:rPr>
              <w:rFonts w:asciiTheme="majorHAnsi" w:hAnsiTheme="majorHAnsi"/>
              <w:b/>
              <w:lang w:val="zh-CN"/>
            </w:rPr>
            <w:t xml:space="preserve"> </w:t>
          </w:r>
          <w:fldSimple w:instr=" PAGE  \* MERGEFORMAT ">
            <w:r w:rsidR="00A1006F" w:rsidRPr="00A1006F">
              <w:rPr>
                <w:rFonts w:asciiTheme="majorHAnsi" w:hAnsiTheme="majorHAnsi"/>
                <w:b/>
                <w:noProof/>
                <w:lang w:val="zh-CN"/>
              </w:rPr>
              <w:t>35</w:t>
            </w:r>
          </w:fldSimple>
        </w:p>
      </w:tc>
      <w:tc>
        <w:tcPr>
          <w:tcW w:w="2250" w:type="pct"/>
          <w:tcBorders>
            <w:bottom w:val="single" w:sz="4" w:space="0" w:color="4F81BD" w:themeColor="accent1"/>
          </w:tcBorders>
        </w:tcPr>
        <w:p w:rsidR="000D5487" w:rsidRDefault="000D5487">
          <w:pPr>
            <w:pStyle w:val="ae"/>
            <w:rPr>
              <w:rFonts w:asciiTheme="majorHAnsi" w:eastAsiaTheme="majorEastAsia" w:hAnsiTheme="majorHAnsi" w:cstheme="majorBidi"/>
              <w:b/>
              <w:bCs/>
            </w:rPr>
          </w:pPr>
        </w:p>
      </w:tc>
    </w:tr>
    <w:tr w:rsidR="000D5487">
      <w:trPr>
        <w:trHeight w:val="150"/>
      </w:trPr>
      <w:tc>
        <w:tcPr>
          <w:tcW w:w="2250" w:type="pct"/>
          <w:tcBorders>
            <w:top w:val="single" w:sz="4" w:space="0" w:color="4F81BD" w:themeColor="accent1"/>
          </w:tcBorders>
        </w:tcPr>
        <w:p w:rsidR="000D5487" w:rsidRDefault="000D5487">
          <w:pPr>
            <w:pStyle w:val="ae"/>
            <w:rPr>
              <w:rFonts w:asciiTheme="majorHAnsi" w:eastAsiaTheme="majorEastAsia" w:hAnsiTheme="majorHAnsi" w:cstheme="majorBidi"/>
              <w:b/>
              <w:bCs/>
            </w:rPr>
          </w:pPr>
        </w:p>
      </w:tc>
      <w:tc>
        <w:tcPr>
          <w:tcW w:w="500" w:type="pct"/>
          <w:vMerge/>
        </w:tcPr>
        <w:p w:rsidR="000D5487" w:rsidRDefault="000D5487">
          <w:pPr>
            <w:pStyle w:val="ae"/>
            <w:jc w:val="center"/>
            <w:rPr>
              <w:rFonts w:asciiTheme="majorHAnsi" w:eastAsiaTheme="majorEastAsia" w:hAnsiTheme="majorHAnsi" w:cstheme="majorBidi"/>
              <w:b/>
              <w:bCs/>
            </w:rPr>
          </w:pPr>
        </w:p>
      </w:tc>
      <w:tc>
        <w:tcPr>
          <w:tcW w:w="2250" w:type="pct"/>
          <w:tcBorders>
            <w:top w:val="single" w:sz="4" w:space="0" w:color="4F81BD" w:themeColor="accent1"/>
          </w:tcBorders>
        </w:tcPr>
        <w:p w:rsidR="000D5487" w:rsidRDefault="000D5487">
          <w:pPr>
            <w:pStyle w:val="ae"/>
            <w:rPr>
              <w:rFonts w:asciiTheme="majorHAnsi" w:eastAsiaTheme="majorEastAsia" w:hAnsiTheme="majorHAnsi" w:cstheme="majorBidi"/>
              <w:b/>
              <w:bCs/>
            </w:rPr>
          </w:pPr>
        </w:p>
      </w:tc>
    </w:tr>
  </w:tbl>
  <w:p w:rsidR="000D5487" w:rsidRDefault="000D5487">
    <w:pPr>
      <w:pStyle w:val="ad"/>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5487" w:rsidRDefault="000D5487">
    <w:pPr>
      <w:pStyle w:val="ad"/>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3585" w:rsidRDefault="00913585">
      <w:r>
        <w:separator/>
      </w:r>
    </w:p>
  </w:footnote>
  <w:footnote w:type="continuationSeparator" w:id="0">
    <w:p w:rsidR="00913585" w:rsidRDefault="0091358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5487" w:rsidRDefault="000D5487">
    <w:pPr>
      <w:pStyle w:val="ae"/>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4" w:space="0" w:color="auto"/>
      </w:tblBorders>
      <w:tblCellMar>
        <w:left w:w="57" w:type="dxa"/>
        <w:right w:w="57" w:type="dxa"/>
      </w:tblCellMar>
      <w:tblLook w:val="0000"/>
    </w:tblPr>
    <w:tblGrid>
      <w:gridCol w:w="2505"/>
      <w:gridCol w:w="5776"/>
      <w:gridCol w:w="1090"/>
    </w:tblGrid>
    <w:tr w:rsidR="000D5487">
      <w:trPr>
        <w:cantSplit/>
        <w:trHeight w:hRule="exact" w:val="782"/>
      </w:trPr>
      <w:tc>
        <w:tcPr>
          <w:tcW w:w="500" w:type="pct"/>
        </w:tcPr>
        <w:p w:rsidR="000D5487" w:rsidRDefault="000D5487">
          <w:pPr>
            <w:pStyle w:val="ab"/>
            <w:rPr>
              <w:rFonts w:ascii="Dotum" w:eastAsia="Dotum" w:hAnsi="Dotum"/>
            </w:rPr>
          </w:pPr>
          <w:r>
            <w:rPr>
              <w:rFonts w:ascii="Dotum" w:eastAsia="Dotum" w:hAnsi="Dotum"/>
              <w:noProof/>
            </w:rPr>
            <w:drawing>
              <wp:inline distT="0" distB="0" distL="0" distR="0">
                <wp:extent cx="419100" cy="419100"/>
                <wp:effectExtent l="19050" t="0" r="0"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rsidR="000D5487" w:rsidRDefault="000D5487">
          <w:pPr>
            <w:rPr>
              <w:rFonts w:ascii="Dotum" w:eastAsia="Dotum" w:hAnsi="Dotum"/>
            </w:rPr>
          </w:pPr>
        </w:p>
      </w:tc>
      <w:tc>
        <w:tcPr>
          <w:tcW w:w="3500" w:type="pct"/>
          <w:vAlign w:val="bottom"/>
        </w:tcPr>
        <w:p w:rsidR="000D5487" w:rsidRDefault="000D5487">
          <w:pPr>
            <w:pStyle w:val="ae"/>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名</w:t>
          </w:r>
          <w:r>
            <w:rPr>
              <w:rFonts w:ascii="Dotum" w:eastAsia="MS UI Gothic" w:hAnsi="MS UI Gothic" w:hint="eastAsia"/>
            </w:rPr>
            <w:t>称</w:t>
          </w:r>
        </w:p>
      </w:tc>
      <w:tc>
        <w:tcPr>
          <w:tcW w:w="1000" w:type="pct"/>
          <w:vAlign w:val="bottom"/>
        </w:tcPr>
        <w:p w:rsidR="000D5487" w:rsidRDefault="000D5487">
          <w:pPr>
            <w:pStyle w:val="ae"/>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密</w:t>
          </w:r>
          <w:r>
            <w:rPr>
              <w:rFonts w:ascii="Dotum" w:hAnsi="MS UI Gothic" w:hint="eastAsia"/>
            </w:rPr>
            <w:t>级</w:t>
          </w:r>
        </w:p>
      </w:tc>
    </w:tr>
  </w:tbl>
  <w:p w:rsidR="000D5487" w:rsidRDefault="000D5487">
    <w:pPr>
      <w:pStyle w:val="ae"/>
      <w:rPr>
        <w:rFonts w:ascii="DotumChe" w:eastAsia="DotumChe" w:hAnsi="DotumChe"/>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5487" w:rsidRDefault="000D5487">
    <w:pPr>
      <w:pStyle w:val="ae"/>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0EDB2900"/>
    <w:multiLevelType w:val="hybridMultilevel"/>
    <w:tmpl w:val="1698331E"/>
    <w:lvl w:ilvl="0" w:tplc="6B308656">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2">
    <w:nsid w:val="0F3C2BE2"/>
    <w:multiLevelType w:val="hybridMultilevel"/>
    <w:tmpl w:val="E83E5998"/>
    <w:lvl w:ilvl="0" w:tplc="C2B890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0FB67795"/>
    <w:multiLevelType w:val="hybridMultilevel"/>
    <w:tmpl w:val="D0D4DCC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37817B7"/>
    <w:multiLevelType w:val="hybridMultilevel"/>
    <w:tmpl w:val="AB961162"/>
    <w:lvl w:ilvl="0" w:tplc="924CDE3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4A3771D"/>
    <w:multiLevelType w:val="hybridMultilevel"/>
    <w:tmpl w:val="BCEEAB58"/>
    <w:lvl w:ilvl="0" w:tplc="B7862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71657A1"/>
    <w:multiLevelType w:val="multilevel"/>
    <w:tmpl w:val="C10EB06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pStyle w:val="41"/>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pStyle w:val="Step"/>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pStyle w:val="ItemStep"/>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7">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nsid w:val="25626A75"/>
    <w:multiLevelType w:val="hybridMultilevel"/>
    <w:tmpl w:val="78469796"/>
    <w:lvl w:ilvl="0" w:tplc="0948644E">
      <w:start w:val="1"/>
      <w:numFmt w:val="decimal"/>
      <w:lvlText w:val="%1."/>
      <w:lvlJc w:val="left"/>
      <w:pPr>
        <w:ind w:left="360" w:hanging="36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6391409"/>
    <w:multiLevelType w:val="hybridMultilevel"/>
    <w:tmpl w:val="513A76E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7727B63"/>
    <w:multiLevelType w:val="hybridMultilevel"/>
    <w:tmpl w:val="868662D0"/>
    <w:lvl w:ilvl="0" w:tplc="C482554A">
      <w:start w:val="1"/>
      <w:numFmt w:val="bullet"/>
      <w:pStyle w:val="NotesTextListinTable"/>
      <w:lvlText w:val=""/>
      <w:lvlJc w:val="left"/>
      <w:pPr>
        <w:tabs>
          <w:tab w:val="num" w:pos="340"/>
        </w:tabs>
        <w:ind w:left="340" w:hanging="170"/>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nsid w:val="299442FE"/>
    <w:multiLevelType w:val="hybridMultilevel"/>
    <w:tmpl w:val="50E251E8"/>
    <w:lvl w:ilvl="0" w:tplc="28025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9E73B92"/>
    <w:multiLevelType w:val="hybridMultilevel"/>
    <w:tmpl w:val="A4C6BB72"/>
    <w:lvl w:ilvl="0" w:tplc="AEA6CC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4">
    <w:nsid w:val="36D714C5"/>
    <w:multiLevelType w:val="hybridMultilevel"/>
    <w:tmpl w:val="B8BE04B8"/>
    <w:lvl w:ilvl="0" w:tplc="EEACBC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80A1DEF"/>
    <w:multiLevelType w:val="hybridMultilevel"/>
    <w:tmpl w:val="D66224B0"/>
    <w:lvl w:ilvl="0" w:tplc="EC703556">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391B09AC"/>
    <w:multiLevelType w:val="multilevel"/>
    <w:tmpl w:val="836400FC"/>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2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8">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2"/>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3"/>
      <w:suff w:val="space"/>
      <w:lvlText w:val="表%9"/>
      <w:lvlJc w:val="center"/>
      <w:pPr>
        <w:ind w:left="0" w:firstLine="0"/>
      </w:pPr>
      <w:rPr>
        <w:rFonts w:ascii="Arial" w:eastAsia="黑体" w:hAnsi="Arial" w:hint="default"/>
        <w:b w:val="0"/>
        <w:i w:val="0"/>
        <w:sz w:val="18"/>
        <w:szCs w:val="18"/>
      </w:rPr>
    </w:lvl>
  </w:abstractNum>
  <w:abstractNum w:abstractNumId="29">
    <w:nsid w:val="43F673BC"/>
    <w:multiLevelType w:val="multilevel"/>
    <w:tmpl w:val="B914CE8A"/>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30">
    <w:nsid w:val="443C725C"/>
    <w:multiLevelType w:val="hybridMultilevel"/>
    <w:tmpl w:val="CD6C5A78"/>
    <w:lvl w:ilvl="0" w:tplc="5E044C9E">
      <w:start w:val="1"/>
      <w:numFmt w:val="decimal"/>
      <w:lvlText w:val="%1."/>
      <w:lvlJc w:val="left"/>
      <w:pPr>
        <w:ind w:left="360" w:hanging="360"/>
      </w:pPr>
      <w:rPr>
        <w:rFonts w:hint="default"/>
        <w:u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63C3DB5"/>
    <w:multiLevelType w:val="hybridMultilevel"/>
    <w:tmpl w:val="59BA9CB6"/>
    <w:lvl w:ilvl="0" w:tplc="B71AECF0">
      <w:start w:val="1"/>
      <w:numFmt w:val="decimal"/>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5ACF0345"/>
    <w:multiLevelType w:val="hybridMultilevel"/>
    <w:tmpl w:val="3FDA17B8"/>
    <w:lvl w:ilvl="0" w:tplc="4A564A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E0F3B72"/>
    <w:multiLevelType w:val="hybridMultilevel"/>
    <w:tmpl w:val="86A01F52"/>
    <w:lvl w:ilvl="0" w:tplc="EC7035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3546429"/>
    <w:multiLevelType w:val="multilevel"/>
    <w:tmpl w:val="D37A7C92"/>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asciiTheme="majorEastAsia" w:eastAsiaTheme="majorEastAsia" w:hAnsiTheme="majorEastAsia"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5">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6">
    <w:nsid w:val="672A0779"/>
    <w:multiLevelType w:val="hybridMultilevel"/>
    <w:tmpl w:val="A680F258"/>
    <w:lvl w:ilvl="0" w:tplc="3EE061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8">
    <w:nsid w:val="72347E6A"/>
    <w:multiLevelType w:val="multilevel"/>
    <w:tmpl w:val="D95C4700"/>
    <w:lvl w:ilvl="0">
      <w:start w:val="1"/>
      <w:numFmt w:val="upperLetter"/>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9">
    <w:nsid w:val="74832721"/>
    <w:multiLevelType w:val="hybridMultilevel"/>
    <w:tmpl w:val="9F8C5C5E"/>
    <w:lvl w:ilvl="0" w:tplc="AAB46050">
      <w:start w:val="1"/>
      <w:numFmt w:val="bullet"/>
      <w:lvlText w:val=""/>
      <w:lvlJc w:val="left"/>
      <w:pPr>
        <w:ind w:left="360" w:hanging="360"/>
      </w:pPr>
      <w:rPr>
        <w:rFonts w:ascii="Wingdings" w:hAnsi="Wingdings" w:hint="default"/>
      </w:rPr>
    </w:lvl>
    <w:lvl w:ilvl="1" w:tplc="63C60D44" w:tentative="1">
      <w:start w:val="1"/>
      <w:numFmt w:val="lowerLetter"/>
      <w:lvlText w:val="%2)"/>
      <w:lvlJc w:val="left"/>
      <w:pPr>
        <w:ind w:left="840" w:hanging="420"/>
      </w:pPr>
    </w:lvl>
    <w:lvl w:ilvl="2" w:tplc="626664BA" w:tentative="1">
      <w:start w:val="1"/>
      <w:numFmt w:val="lowerRoman"/>
      <w:lvlText w:val="%3."/>
      <w:lvlJc w:val="right"/>
      <w:pPr>
        <w:ind w:left="1260" w:hanging="420"/>
      </w:pPr>
    </w:lvl>
    <w:lvl w:ilvl="3" w:tplc="923C792C" w:tentative="1">
      <w:start w:val="1"/>
      <w:numFmt w:val="decimal"/>
      <w:lvlText w:val="%4."/>
      <w:lvlJc w:val="left"/>
      <w:pPr>
        <w:ind w:left="1680" w:hanging="420"/>
      </w:pPr>
    </w:lvl>
    <w:lvl w:ilvl="4" w:tplc="F5D8197C" w:tentative="1">
      <w:start w:val="1"/>
      <w:numFmt w:val="lowerLetter"/>
      <w:lvlText w:val="%5)"/>
      <w:lvlJc w:val="left"/>
      <w:pPr>
        <w:ind w:left="2100" w:hanging="420"/>
      </w:pPr>
    </w:lvl>
    <w:lvl w:ilvl="5" w:tplc="FB48B172" w:tentative="1">
      <w:start w:val="1"/>
      <w:numFmt w:val="lowerRoman"/>
      <w:lvlText w:val="%6."/>
      <w:lvlJc w:val="right"/>
      <w:pPr>
        <w:ind w:left="2520" w:hanging="420"/>
      </w:pPr>
    </w:lvl>
    <w:lvl w:ilvl="6" w:tplc="FC6E8B26" w:tentative="1">
      <w:start w:val="1"/>
      <w:numFmt w:val="decimal"/>
      <w:lvlText w:val="%7."/>
      <w:lvlJc w:val="left"/>
      <w:pPr>
        <w:ind w:left="2940" w:hanging="420"/>
      </w:pPr>
    </w:lvl>
    <w:lvl w:ilvl="7" w:tplc="96D28D6A" w:tentative="1">
      <w:start w:val="1"/>
      <w:numFmt w:val="lowerLetter"/>
      <w:lvlText w:val="%8)"/>
      <w:lvlJc w:val="left"/>
      <w:pPr>
        <w:ind w:left="3360" w:hanging="420"/>
      </w:pPr>
    </w:lvl>
    <w:lvl w:ilvl="8" w:tplc="96B8BDA4" w:tentative="1">
      <w:start w:val="1"/>
      <w:numFmt w:val="lowerRoman"/>
      <w:lvlText w:val="%9."/>
      <w:lvlJc w:val="right"/>
      <w:pPr>
        <w:ind w:left="3780" w:hanging="420"/>
      </w:pPr>
    </w:lvl>
  </w:abstractNum>
  <w:abstractNum w:abstractNumId="40">
    <w:nsid w:val="7F773C35"/>
    <w:multiLevelType w:val="hybridMultilevel"/>
    <w:tmpl w:val="2CB47D36"/>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num w:numId="1">
    <w:abstractNumId w:val="38"/>
  </w:num>
  <w:num w:numId="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4"/>
  </w:num>
  <w:num w:numId="4">
    <w:abstractNumId w:val="12"/>
  </w:num>
  <w:num w:numId="5">
    <w:abstractNumId w:val="19"/>
  </w:num>
  <w:num w:numId="6">
    <w:abstractNumId w:val="13"/>
  </w:num>
  <w:num w:numId="7">
    <w:abstractNumId w:val="33"/>
  </w:num>
  <w:num w:numId="8">
    <w:abstractNumId w:val="30"/>
  </w:num>
  <w:num w:numId="9">
    <w:abstractNumId w:val="18"/>
  </w:num>
  <w:num w:numId="10">
    <w:abstractNumId w:val="21"/>
  </w:num>
  <w:num w:numId="11">
    <w:abstractNumId w:val="39"/>
  </w:num>
  <w:num w:numId="12">
    <w:abstractNumId w:val="25"/>
  </w:num>
  <w:num w:numId="13">
    <w:abstractNumId w:val="22"/>
  </w:num>
  <w:num w:numId="14">
    <w:abstractNumId w:val="32"/>
  </w:num>
  <w:num w:numId="15">
    <w:abstractNumId w:val="24"/>
  </w:num>
  <w:num w:numId="16">
    <w:abstractNumId w:val="36"/>
  </w:num>
  <w:num w:numId="17">
    <w:abstractNumId w:val="15"/>
  </w:num>
  <w:num w:numId="18">
    <w:abstractNumId w:val="14"/>
  </w:num>
  <w:num w:numId="19">
    <w:abstractNumId w:val="40"/>
  </w:num>
  <w:num w:numId="20">
    <w:abstractNumId w:val="11"/>
  </w:num>
  <w:num w:numId="21">
    <w:abstractNumId w:val="16"/>
  </w:num>
  <w:num w:numId="22">
    <w:abstractNumId w:val="35"/>
  </w:num>
  <w:num w:numId="23">
    <w:abstractNumId w:val="8"/>
  </w:num>
  <w:num w:numId="24">
    <w:abstractNumId w:val="3"/>
  </w:num>
  <w:num w:numId="25">
    <w:abstractNumId w:val="2"/>
  </w:num>
  <w:num w:numId="26">
    <w:abstractNumId w:val="1"/>
  </w:num>
  <w:num w:numId="27">
    <w:abstractNumId w:val="0"/>
  </w:num>
  <w:num w:numId="28">
    <w:abstractNumId w:val="9"/>
  </w:num>
  <w:num w:numId="29">
    <w:abstractNumId w:val="7"/>
  </w:num>
  <w:num w:numId="30">
    <w:abstractNumId w:val="6"/>
  </w:num>
  <w:num w:numId="31">
    <w:abstractNumId w:val="5"/>
  </w:num>
  <w:num w:numId="32">
    <w:abstractNumId w:val="4"/>
  </w:num>
  <w:num w:numId="33">
    <w:abstractNumId w:val="27"/>
  </w:num>
  <w:num w:numId="34">
    <w:abstractNumId w:val="23"/>
  </w:num>
  <w:num w:numId="35">
    <w:abstractNumId w:val="37"/>
  </w:num>
  <w:num w:numId="36">
    <w:abstractNumId w:val="31"/>
  </w:num>
  <w:num w:numId="37">
    <w:abstractNumId w:val="20"/>
  </w:num>
  <w:num w:numId="38">
    <w:abstractNumId w:val="17"/>
  </w:num>
  <w:num w:numId="39">
    <w:abstractNumId w:val="10"/>
  </w:num>
  <w:num w:numId="40">
    <w:abstractNumId w:val="29"/>
  </w:num>
  <w:num w:numId="41">
    <w:abstractNumId w:val="26"/>
  </w:num>
  <w:num w:numId="42">
    <w:abstractNumId w:val="16"/>
    <w:lvlOverride w:ilvl="0">
      <w:startOverride w:val="2"/>
    </w:lvlOverride>
    <w:lvlOverride w:ilvl="1">
      <w:startOverride w:val="2"/>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attachedTemplate r:id="rId1"/>
  <w:linkStyles/>
  <w:stylePaneFormatFilter w:val="3F01"/>
  <w:trackRevisions/>
  <w:defaultTabStop w:val="420"/>
  <w:drawingGridVerticalSpacing w:val="156"/>
  <w:displayHorizontalDrawingGridEvery w:val="0"/>
  <w:displayVerticalDrawingGridEvery w:val="2"/>
  <w:characterSpacingControl w:val="compressPunctuation"/>
  <w:hdrShapeDefaults>
    <o:shapedefaults v:ext="edit" spidmax="286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6508A"/>
    <w:rsid w:val="00000D4A"/>
    <w:rsid w:val="00014799"/>
    <w:rsid w:val="0001698C"/>
    <w:rsid w:val="00033E89"/>
    <w:rsid w:val="0008521E"/>
    <w:rsid w:val="00086C94"/>
    <w:rsid w:val="000913C6"/>
    <w:rsid w:val="000A315E"/>
    <w:rsid w:val="000B5A71"/>
    <w:rsid w:val="000D5487"/>
    <w:rsid w:val="00127051"/>
    <w:rsid w:val="00127BE9"/>
    <w:rsid w:val="00137902"/>
    <w:rsid w:val="001411CF"/>
    <w:rsid w:val="0014219D"/>
    <w:rsid w:val="001516F5"/>
    <w:rsid w:val="00163FD7"/>
    <w:rsid w:val="001732A0"/>
    <w:rsid w:val="001753FD"/>
    <w:rsid w:val="00183B06"/>
    <w:rsid w:val="00190552"/>
    <w:rsid w:val="001D0DCA"/>
    <w:rsid w:val="001D324D"/>
    <w:rsid w:val="00255B8A"/>
    <w:rsid w:val="00264066"/>
    <w:rsid w:val="002649FC"/>
    <w:rsid w:val="00266565"/>
    <w:rsid w:val="00271ABD"/>
    <w:rsid w:val="00294C23"/>
    <w:rsid w:val="002974A4"/>
    <w:rsid w:val="002A3D5E"/>
    <w:rsid w:val="002B5C2C"/>
    <w:rsid w:val="002B68E5"/>
    <w:rsid w:val="002C599D"/>
    <w:rsid w:val="002E6A8B"/>
    <w:rsid w:val="002F7BEF"/>
    <w:rsid w:val="00306988"/>
    <w:rsid w:val="00306A5B"/>
    <w:rsid w:val="00346834"/>
    <w:rsid w:val="0035784C"/>
    <w:rsid w:val="003837D9"/>
    <w:rsid w:val="003E177A"/>
    <w:rsid w:val="003F2B45"/>
    <w:rsid w:val="00402B23"/>
    <w:rsid w:val="00412736"/>
    <w:rsid w:val="00437C3E"/>
    <w:rsid w:val="0045080B"/>
    <w:rsid w:val="004572C7"/>
    <w:rsid w:val="0046042F"/>
    <w:rsid w:val="00464321"/>
    <w:rsid w:val="004748D8"/>
    <w:rsid w:val="00482D5A"/>
    <w:rsid w:val="004855C1"/>
    <w:rsid w:val="004B2769"/>
    <w:rsid w:val="004D1A60"/>
    <w:rsid w:val="004D2544"/>
    <w:rsid w:val="005150A7"/>
    <w:rsid w:val="005218E3"/>
    <w:rsid w:val="0053349E"/>
    <w:rsid w:val="0056165D"/>
    <w:rsid w:val="005653A5"/>
    <w:rsid w:val="005678D7"/>
    <w:rsid w:val="005718A8"/>
    <w:rsid w:val="005A15EF"/>
    <w:rsid w:val="005B1DB9"/>
    <w:rsid w:val="005D0734"/>
    <w:rsid w:val="005E7340"/>
    <w:rsid w:val="005F1599"/>
    <w:rsid w:val="00636250"/>
    <w:rsid w:val="006437A4"/>
    <w:rsid w:val="00651E17"/>
    <w:rsid w:val="0065262B"/>
    <w:rsid w:val="00674AE5"/>
    <w:rsid w:val="006753D6"/>
    <w:rsid w:val="006845AA"/>
    <w:rsid w:val="00693632"/>
    <w:rsid w:val="006A2792"/>
    <w:rsid w:val="006C17CB"/>
    <w:rsid w:val="006C3729"/>
    <w:rsid w:val="006C3983"/>
    <w:rsid w:val="006C7387"/>
    <w:rsid w:val="006D0198"/>
    <w:rsid w:val="006E2314"/>
    <w:rsid w:val="006E2658"/>
    <w:rsid w:val="00707299"/>
    <w:rsid w:val="0071180D"/>
    <w:rsid w:val="00720FC3"/>
    <w:rsid w:val="00724268"/>
    <w:rsid w:val="00731DFA"/>
    <w:rsid w:val="00735129"/>
    <w:rsid w:val="00747426"/>
    <w:rsid w:val="00751254"/>
    <w:rsid w:val="00760575"/>
    <w:rsid w:val="0076626A"/>
    <w:rsid w:val="00767842"/>
    <w:rsid w:val="007757F3"/>
    <w:rsid w:val="00790B4F"/>
    <w:rsid w:val="007A02DB"/>
    <w:rsid w:val="007A5D1E"/>
    <w:rsid w:val="007A7755"/>
    <w:rsid w:val="007B55A1"/>
    <w:rsid w:val="007D270B"/>
    <w:rsid w:val="007D2CC2"/>
    <w:rsid w:val="007F36E0"/>
    <w:rsid w:val="00817CAB"/>
    <w:rsid w:val="00820B9C"/>
    <w:rsid w:val="00890D3F"/>
    <w:rsid w:val="00896A1E"/>
    <w:rsid w:val="008A6FDC"/>
    <w:rsid w:val="008D44D5"/>
    <w:rsid w:val="008E383C"/>
    <w:rsid w:val="008E6F7B"/>
    <w:rsid w:val="00913585"/>
    <w:rsid w:val="009563B1"/>
    <w:rsid w:val="009640AC"/>
    <w:rsid w:val="009D09AE"/>
    <w:rsid w:val="00A1006F"/>
    <w:rsid w:val="00A11960"/>
    <w:rsid w:val="00A130F1"/>
    <w:rsid w:val="00A37C32"/>
    <w:rsid w:val="00A434D7"/>
    <w:rsid w:val="00A5109E"/>
    <w:rsid w:val="00A63D67"/>
    <w:rsid w:val="00A6508A"/>
    <w:rsid w:val="00A92FD6"/>
    <w:rsid w:val="00AB4F46"/>
    <w:rsid w:val="00AD7442"/>
    <w:rsid w:val="00AF7C7C"/>
    <w:rsid w:val="00B1170A"/>
    <w:rsid w:val="00B22481"/>
    <w:rsid w:val="00B233AC"/>
    <w:rsid w:val="00B26E0E"/>
    <w:rsid w:val="00B304D1"/>
    <w:rsid w:val="00B32176"/>
    <w:rsid w:val="00B41891"/>
    <w:rsid w:val="00B7634A"/>
    <w:rsid w:val="00B77A26"/>
    <w:rsid w:val="00BD7338"/>
    <w:rsid w:val="00BF1442"/>
    <w:rsid w:val="00C03612"/>
    <w:rsid w:val="00C114BC"/>
    <w:rsid w:val="00C23867"/>
    <w:rsid w:val="00C56601"/>
    <w:rsid w:val="00C85326"/>
    <w:rsid w:val="00C95F5F"/>
    <w:rsid w:val="00CC7319"/>
    <w:rsid w:val="00CD60D3"/>
    <w:rsid w:val="00CF5274"/>
    <w:rsid w:val="00D02EA4"/>
    <w:rsid w:val="00D06D03"/>
    <w:rsid w:val="00D06F23"/>
    <w:rsid w:val="00D07B4C"/>
    <w:rsid w:val="00D30E62"/>
    <w:rsid w:val="00D3560C"/>
    <w:rsid w:val="00D4070B"/>
    <w:rsid w:val="00D4204E"/>
    <w:rsid w:val="00D53AC3"/>
    <w:rsid w:val="00D64475"/>
    <w:rsid w:val="00D775DB"/>
    <w:rsid w:val="00DA410F"/>
    <w:rsid w:val="00DC24E1"/>
    <w:rsid w:val="00DD6B23"/>
    <w:rsid w:val="00DF26C9"/>
    <w:rsid w:val="00DF359F"/>
    <w:rsid w:val="00DF39CA"/>
    <w:rsid w:val="00E07296"/>
    <w:rsid w:val="00E2624D"/>
    <w:rsid w:val="00E26FE5"/>
    <w:rsid w:val="00E47F32"/>
    <w:rsid w:val="00E522C7"/>
    <w:rsid w:val="00E874CC"/>
    <w:rsid w:val="00EA31F3"/>
    <w:rsid w:val="00EA52E9"/>
    <w:rsid w:val="00EA78E2"/>
    <w:rsid w:val="00EB712A"/>
    <w:rsid w:val="00EC4C1F"/>
    <w:rsid w:val="00ED1F46"/>
    <w:rsid w:val="00F10919"/>
    <w:rsid w:val="00F211AF"/>
    <w:rsid w:val="00F24AF6"/>
    <w:rsid w:val="00F31F2B"/>
    <w:rsid w:val="00F44824"/>
    <w:rsid w:val="00F556BC"/>
    <w:rsid w:val="00F85200"/>
    <w:rsid w:val="00F85496"/>
    <w:rsid w:val="00F93E44"/>
    <w:rsid w:val="00FB7945"/>
    <w:rsid w:val="00FC2681"/>
    <w:rsid w:val="00FC28DB"/>
    <w:rsid w:val="00FC4009"/>
    <w:rsid w:val="00FC4F6A"/>
    <w:rsid w:val="00FE5FAA"/>
    <w:rsid w:val="00FF477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8674"/>
    <o:shapelayout v:ext="edit">
      <o:idmap v:ext="edit" data="2"/>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4">
    <w:name w:val="Normal"/>
    <w:qFormat/>
    <w:rsid w:val="00D30E62"/>
    <w:pPr>
      <w:topLinePunct/>
      <w:adjustRightInd w:val="0"/>
      <w:snapToGrid w:val="0"/>
      <w:spacing w:before="160" w:after="160" w:line="240" w:lineRule="atLeast"/>
      <w:ind w:left="1701"/>
    </w:pPr>
    <w:rPr>
      <w:rFonts w:cs="Arial"/>
      <w:kern w:val="2"/>
      <w:sz w:val="21"/>
      <w:szCs w:val="21"/>
    </w:rPr>
  </w:style>
  <w:style w:type="paragraph" w:styleId="1">
    <w:name w:val="heading 1"/>
    <w:basedOn w:val="a4"/>
    <w:next w:val="21"/>
    <w:qFormat/>
    <w:rsid w:val="00D30E62"/>
    <w:pPr>
      <w:keepNext/>
      <w:numPr>
        <w:numId w:val="21"/>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4"/>
    <w:next w:val="31"/>
    <w:qFormat/>
    <w:rsid w:val="00D30E62"/>
    <w:pPr>
      <w:keepNext/>
      <w:keepLines/>
      <w:numPr>
        <w:ilvl w:val="1"/>
        <w:numId w:val="21"/>
      </w:numPr>
      <w:spacing w:before="600"/>
      <w:outlineLvl w:val="1"/>
    </w:pPr>
    <w:rPr>
      <w:rFonts w:ascii="Book Antiqua" w:eastAsia="黑体" w:hAnsi="Book Antiqua" w:cs="Book Antiqua"/>
      <w:bCs/>
      <w:noProof/>
      <w:kern w:val="0"/>
      <w:sz w:val="36"/>
      <w:szCs w:val="36"/>
      <w:lang w:eastAsia="en-US"/>
    </w:rPr>
  </w:style>
  <w:style w:type="paragraph" w:styleId="31">
    <w:name w:val="heading 3"/>
    <w:basedOn w:val="a4"/>
    <w:next w:val="a4"/>
    <w:qFormat/>
    <w:rsid w:val="00D30E62"/>
    <w:pPr>
      <w:keepNext/>
      <w:keepLines/>
      <w:numPr>
        <w:ilvl w:val="2"/>
        <w:numId w:val="21"/>
      </w:numPr>
      <w:spacing w:before="200"/>
      <w:outlineLvl w:val="2"/>
    </w:pPr>
    <w:rPr>
      <w:rFonts w:ascii="Book Antiqua" w:eastAsia="黑体" w:hAnsi="Book Antiqua" w:cs="宋体"/>
      <w:noProof/>
      <w:kern w:val="0"/>
      <w:sz w:val="32"/>
      <w:szCs w:val="32"/>
    </w:rPr>
  </w:style>
  <w:style w:type="paragraph" w:styleId="41">
    <w:name w:val="heading 4"/>
    <w:basedOn w:val="a4"/>
    <w:next w:val="a4"/>
    <w:link w:val="4Char"/>
    <w:qFormat/>
    <w:rsid w:val="00D30E62"/>
    <w:pPr>
      <w:keepNext/>
      <w:keepLines/>
      <w:numPr>
        <w:ilvl w:val="4"/>
        <w:numId w:val="21"/>
      </w:numPr>
      <w:outlineLvl w:val="3"/>
    </w:pPr>
    <w:rPr>
      <w:rFonts w:eastAsia="黑体" w:cs="Times New Roman"/>
      <w:bCs/>
    </w:rPr>
  </w:style>
  <w:style w:type="paragraph" w:styleId="51">
    <w:name w:val="heading 5"/>
    <w:basedOn w:val="a4"/>
    <w:next w:val="a4"/>
    <w:link w:val="5Char"/>
    <w:qFormat/>
    <w:rsid w:val="00D30E62"/>
    <w:pPr>
      <w:keepNext/>
      <w:keepLines/>
      <w:spacing w:before="280" w:after="290" w:line="376" w:lineRule="atLeast"/>
      <w:outlineLvl w:val="4"/>
    </w:pPr>
    <w:rPr>
      <w:b/>
      <w:bCs/>
      <w:sz w:val="28"/>
      <w:szCs w:val="28"/>
    </w:rPr>
  </w:style>
  <w:style w:type="paragraph" w:styleId="6">
    <w:name w:val="heading 6"/>
    <w:basedOn w:val="a4"/>
    <w:next w:val="a4"/>
    <w:link w:val="6Char"/>
    <w:qFormat/>
    <w:rsid w:val="00D30E62"/>
    <w:pPr>
      <w:keepNext/>
      <w:keepLines/>
      <w:spacing w:before="240" w:after="64" w:line="320" w:lineRule="atLeast"/>
      <w:outlineLvl w:val="5"/>
    </w:pPr>
    <w:rPr>
      <w:rFonts w:ascii="Arial" w:eastAsia="黑体" w:hAnsi="Arial" w:cs="Times New Roman"/>
      <w:b/>
      <w:bCs/>
    </w:rPr>
  </w:style>
  <w:style w:type="paragraph" w:styleId="7">
    <w:name w:val="heading 7"/>
    <w:basedOn w:val="1"/>
    <w:next w:val="8"/>
    <w:link w:val="7Char"/>
    <w:autoRedefine/>
    <w:qFormat/>
    <w:rsid w:val="00D30E62"/>
    <w:pPr>
      <w:keepLines/>
      <w:outlineLvl w:val="6"/>
    </w:pPr>
    <w:rPr>
      <w:bCs w:val="0"/>
    </w:rPr>
  </w:style>
  <w:style w:type="paragraph" w:styleId="8">
    <w:name w:val="heading 8"/>
    <w:basedOn w:val="21"/>
    <w:next w:val="9"/>
    <w:link w:val="8Char"/>
    <w:autoRedefine/>
    <w:qFormat/>
    <w:rsid w:val="00D30E62"/>
    <w:pPr>
      <w:outlineLvl w:val="7"/>
    </w:pPr>
    <w:rPr>
      <w:rFonts w:cs="Times New Roman"/>
    </w:rPr>
  </w:style>
  <w:style w:type="paragraph" w:styleId="9">
    <w:name w:val="heading 9"/>
    <w:basedOn w:val="31"/>
    <w:next w:val="a4"/>
    <w:link w:val="9Char"/>
    <w:autoRedefine/>
    <w:qFormat/>
    <w:rsid w:val="00D30E62"/>
    <w:pPr>
      <w:outlineLvl w:val="8"/>
    </w:pPr>
    <w:rPr>
      <w:rFonts w:cs="Times New Roman"/>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3">
    <w:name w:val="表格题注"/>
    <w:next w:val="a4"/>
    <w:rsid w:val="00A6508A"/>
    <w:pPr>
      <w:keepLines/>
      <w:numPr>
        <w:ilvl w:val="8"/>
        <w:numId w:val="2"/>
      </w:numPr>
      <w:spacing w:beforeLines="100"/>
      <w:ind w:left="1089" w:hanging="369"/>
      <w:jc w:val="center"/>
    </w:pPr>
    <w:rPr>
      <w:rFonts w:ascii="Arial" w:hAnsi="Arial"/>
      <w:sz w:val="18"/>
      <w:szCs w:val="18"/>
    </w:rPr>
  </w:style>
  <w:style w:type="paragraph" w:customStyle="1" w:styleId="a8">
    <w:name w:val="表格文本"/>
    <w:rsid w:val="00A6508A"/>
    <w:pPr>
      <w:tabs>
        <w:tab w:val="decimal" w:pos="0"/>
      </w:tabs>
    </w:pPr>
    <w:rPr>
      <w:rFonts w:ascii="Arial" w:hAnsi="Arial"/>
      <w:noProof/>
      <w:sz w:val="21"/>
      <w:szCs w:val="21"/>
    </w:rPr>
  </w:style>
  <w:style w:type="paragraph" w:customStyle="1" w:styleId="a9">
    <w:name w:val="表头文本"/>
    <w:rsid w:val="00A6508A"/>
    <w:pPr>
      <w:jc w:val="center"/>
    </w:pPr>
    <w:rPr>
      <w:rFonts w:ascii="Arial" w:hAnsi="Arial"/>
      <w:b/>
      <w:sz w:val="21"/>
      <w:szCs w:val="21"/>
    </w:rPr>
  </w:style>
  <w:style w:type="table" w:customStyle="1" w:styleId="aa">
    <w:name w:val="表样式"/>
    <w:basedOn w:val="a6"/>
    <w:rsid w:val="00A6508A"/>
    <w:pPr>
      <w:jc w:val="both"/>
    </w:pPr>
    <w:rPr>
      <w:sz w:val="1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style>
  <w:style w:type="paragraph" w:customStyle="1" w:styleId="a2">
    <w:name w:val="插图题注"/>
    <w:next w:val="a4"/>
    <w:rsid w:val="00A6508A"/>
    <w:pPr>
      <w:numPr>
        <w:ilvl w:val="7"/>
        <w:numId w:val="2"/>
      </w:numPr>
      <w:spacing w:afterLines="100"/>
      <w:ind w:left="1089" w:hanging="369"/>
      <w:jc w:val="center"/>
    </w:pPr>
    <w:rPr>
      <w:rFonts w:ascii="Arial" w:hAnsi="Arial"/>
      <w:sz w:val="18"/>
      <w:szCs w:val="18"/>
    </w:rPr>
  </w:style>
  <w:style w:type="paragraph" w:customStyle="1" w:styleId="ab">
    <w:name w:val="图样式"/>
    <w:basedOn w:val="a4"/>
    <w:rsid w:val="00A6508A"/>
    <w:pPr>
      <w:keepNext/>
      <w:spacing w:before="80" w:after="80"/>
      <w:jc w:val="center"/>
    </w:pPr>
  </w:style>
  <w:style w:type="paragraph" w:customStyle="1" w:styleId="ac">
    <w:name w:val="文档标题"/>
    <w:basedOn w:val="a4"/>
    <w:rsid w:val="00A6508A"/>
    <w:pPr>
      <w:tabs>
        <w:tab w:val="left" w:pos="0"/>
      </w:tabs>
      <w:spacing w:before="300" w:after="300"/>
      <w:jc w:val="center"/>
    </w:pPr>
    <w:rPr>
      <w:rFonts w:ascii="Arial" w:eastAsia="黑体" w:hAnsi="Arial"/>
      <w:sz w:val="36"/>
      <w:szCs w:val="36"/>
    </w:rPr>
  </w:style>
  <w:style w:type="paragraph" w:styleId="ad">
    <w:name w:val="footer"/>
    <w:basedOn w:val="HeadingLeft"/>
    <w:rsid w:val="00D30E62"/>
    <w:pPr>
      <w:spacing w:before="200" w:after="200"/>
      <w:jc w:val="center"/>
    </w:pPr>
    <w:rPr>
      <w:rFonts w:cs="Times New Roman"/>
      <w:b/>
      <w:bCs/>
      <w:sz w:val="22"/>
      <w:szCs w:val="22"/>
    </w:rPr>
  </w:style>
  <w:style w:type="paragraph" w:styleId="ae">
    <w:name w:val="header"/>
    <w:basedOn w:val="a4"/>
    <w:link w:val="Char"/>
    <w:rsid w:val="00D30E62"/>
    <w:pPr>
      <w:tabs>
        <w:tab w:val="center" w:pos="4153"/>
        <w:tab w:val="right" w:pos="8306"/>
      </w:tabs>
      <w:spacing w:before="0" w:after="0"/>
      <w:ind w:left="0"/>
      <w:jc w:val="right"/>
    </w:pPr>
    <w:rPr>
      <w:sz w:val="18"/>
      <w:szCs w:val="18"/>
    </w:rPr>
  </w:style>
  <w:style w:type="paragraph" w:customStyle="1" w:styleId="af">
    <w:name w:val="正文（首行不缩进）"/>
    <w:basedOn w:val="a4"/>
    <w:rsid w:val="00A6508A"/>
  </w:style>
  <w:style w:type="paragraph" w:customStyle="1" w:styleId="af0">
    <w:name w:val="注示头"/>
    <w:basedOn w:val="a4"/>
    <w:rsid w:val="00A6508A"/>
    <w:pPr>
      <w:pBdr>
        <w:top w:val="single" w:sz="4" w:space="1" w:color="000000"/>
      </w:pBdr>
    </w:pPr>
    <w:rPr>
      <w:rFonts w:ascii="Arial" w:eastAsia="黑体" w:hAnsi="Arial"/>
      <w:sz w:val="18"/>
    </w:rPr>
  </w:style>
  <w:style w:type="paragraph" w:customStyle="1" w:styleId="af1">
    <w:name w:val="注示文本"/>
    <w:basedOn w:val="a4"/>
    <w:rsid w:val="00A6508A"/>
    <w:pPr>
      <w:pBdr>
        <w:bottom w:val="single" w:sz="4" w:space="1" w:color="000000"/>
      </w:pBdr>
      <w:ind w:firstLine="360"/>
    </w:pPr>
    <w:rPr>
      <w:rFonts w:ascii="Arial" w:eastAsia="楷体_GB2312" w:hAnsi="Arial"/>
      <w:sz w:val="18"/>
      <w:szCs w:val="18"/>
    </w:rPr>
  </w:style>
  <w:style w:type="paragraph" w:customStyle="1" w:styleId="af2">
    <w:name w:val="编写建议"/>
    <w:basedOn w:val="a4"/>
    <w:link w:val="Char0"/>
    <w:rsid w:val="00A6508A"/>
    <w:pPr>
      <w:ind w:firstLine="420"/>
    </w:pPr>
    <w:rPr>
      <w:rFonts w:ascii="Arial" w:hAnsi="Arial"/>
      <w:i/>
      <w:color w:val="0000FF"/>
    </w:rPr>
  </w:style>
  <w:style w:type="table" w:styleId="af3">
    <w:name w:val="Table Grid"/>
    <w:basedOn w:val="a6"/>
    <w:rsid w:val="00D30E6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4">
    <w:name w:val="样式一"/>
    <w:basedOn w:val="a5"/>
    <w:rsid w:val="00A6508A"/>
    <w:rPr>
      <w:rFonts w:ascii="宋体" w:hAnsi="宋体"/>
      <w:b/>
      <w:bCs/>
      <w:color w:val="000000"/>
      <w:sz w:val="36"/>
    </w:rPr>
  </w:style>
  <w:style w:type="character" w:customStyle="1" w:styleId="af5">
    <w:name w:val="样式二"/>
    <w:basedOn w:val="af4"/>
    <w:rsid w:val="00A6508A"/>
  </w:style>
  <w:style w:type="paragraph" w:styleId="af6">
    <w:name w:val="Balloon Text"/>
    <w:basedOn w:val="a4"/>
    <w:link w:val="Char1"/>
    <w:rsid w:val="00D30E62"/>
    <w:rPr>
      <w:sz w:val="18"/>
      <w:szCs w:val="18"/>
    </w:rPr>
  </w:style>
  <w:style w:type="character" w:customStyle="1" w:styleId="Char1">
    <w:name w:val="批注框文本 Char"/>
    <w:basedOn w:val="a5"/>
    <w:link w:val="af6"/>
    <w:rsid w:val="00A6508A"/>
    <w:rPr>
      <w:rFonts w:cs="Arial"/>
      <w:kern w:val="2"/>
      <w:sz w:val="18"/>
      <w:szCs w:val="18"/>
    </w:rPr>
  </w:style>
  <w:style w:type="character" w:customStyle="1" w:styleId="4Char">
    <w:name w:val="标题 4 Char"/>
    <w:basedOn w:val="a5"/>
    <w:link w:val="41"/>
    <w:rsid w:val="00790B4F"/>
    <w:rPr>
      <w:rFonts w:eastAsia="黑体"/>
      <w:bCs/>
      <w:kern w:val="2"/>
      <w:sz w:val="21"/>
      <w:szCs w:val="21"/>
    </w:rPr>
  </w:style>
  <w:style w:type="character" w:customStyle="1" w:styleId="5Char">
    <w:name w:val="标题 5 Char"/>
    <w:basedOn w:val="a5"/>
    <w:link w:val="51"/>
    <w:rsid w:val="00790B4F"/>
    <w:rPr>
      <w:rFonts w:cs="Arial"/>
      <w:b/>
      <w:bCs/>
      <w:kern w:val="2"/>
      <w:sz w:val="28"/>
      <w:szCs w:val="28"/>
    </w:rPr>
  </w:style>
  <w:style w:type="character" w:customStyle="1" w:styleId="6Char">
    <w:name w:val="标题 6 Char"/>
    <w:basedOn w:val="a5"/>
    <w:link w:val="6"/>
    <w:rsid w:val="00790B4F"/>
    <w:rPr>
      <w:rFonts w:ascii="Arial" w:eastAsia="黑体" w:hAnsi="Arial"/>
      <w:b/>
      <w:bCs/>
      <w:kern w:val="2"/>
      <w:sz w:val="21"/>
      <w:szCs w:val="21"/>
    </w:rPr>
  </w:style>
  <w:style w:type="character" w:customStyle="1" w:styleId="7Char">
    <w:name w:val="标题 7 Char"/>
    <w:basedOn w:val="a5"/>
    <w:link w:val="7"/>
    <w:rsid w:val="00790B4F"/>
    <w:rPr>
      <w:rFonts w:ascii="Book Antiqua" w:eastAsia="黑体" w:hAnsi="Book Antiqua" w:cs="Book Antiqua"/>
      <w:b/>
      <w:kern w:val="2"/>
      <w:sz w:val="44"/>
      <w:szCs w:val="44"/>
    </w:rPr>
  </w:style>
  <w:style w:type="character" w:customStyle="1" w:styleId="8Char">
    <w:name w:val="标题 8 Char"/>
    <w:basedOn w:val="a5"/>
    <w:link w:val="8"/>
    <w:rsid w:val="00790B4F"/>
    <w:rPr>
      <w:rFonts w:ascii="Book Antiqua" w:eastAsia="黑体" w:hAnsi="Book Antiqua"/>
      <w:bCs/>
      <w:noProof/>
      <w:sz w:val="36"/>
      <w:szCs w:val="36"/>
      <w:lang w:eastAsia="en-US"/>
    </w:rPr>
  </w:style>
  <w:style w:type="character" w:customStyle="1" w:styleId="9Char">
    <w:name w:val="标题 9 Char"/>
    <w:basedOn w:val="a5"/>
    <w:link w:val="9"/>
    <w:rsid w:val="00790B4F"/>
    <w:rPr>
      <w:rFonts w:ascii="Book Antiqua" w:eastAsia="黑体" w:hAnsi="Book Antiqua"/>
      <w:noProof/>
      <w:sz w:val="32"/>
      <w:szCs w:val="32"/>
    </w:rPr>
  </w:style>
  <w:style w:type="paragraph" w:styleId="af7">
    <w:name w:val="Document Map"/>
    <w:basedOn w:val="a4"/>
    <w:link w:val="Char2"/>
    <w:rsid w:val="00D30E62"/>
    <w:pPr>
      <w:shd w:val="clear" w:color="auto" w:fill="000080"/>
    </w:pPr>
  </w:style>
  <w:style w:type="character" w:customStyle="1" w:styleId="Char2">
    <w:name w:val="文档结构图 Char"/>
    <w:basedOn w:val="a5"/>
    <w:link w:val="af7"/>
    <w:rsid w:val="00790B4F"/>
    <w:rPr>
      <w:rFonts w:cs="Arial"/>
      <w:kern w:val="2"/>
      <w:sz w:val="21"/>
      <w:szCs w:val="21"/>
      <w:shd w:val="clear" w:color="auto" w:fill="000080"/>
    </w:rPr>
  </w:style>
  <w:style w:type="paragraph" w:customStyle="1" w:styleId="CharCharCharCharCharCharCharCharCharChar">
    <w:name w:val="Char Char Char Char Char Char Char Char Char Char"/>
    <w:basedOn w:val="af7"/>
    <w:autoRedefine/>
    <w:rsid w:val="00790B4F"/>
  </w:style>
  <w:style w:type="paragraph" w:customStyle="1" w:styleId="CharCharChar">
    <w:name w:val="Char Char Char"/>
    <w:aliases w:val="默认段落字体 Para Char Char Char Char Char Char Char Char Char,默认段落字体 Char Char,默认段落字体 Para Char Char Char Char Char Char1 Char,默认段落字体 Para Char Char Char Char1 Char Char Char Char Char Char"/>
    <w:basedOn w:val="af7"/>
    <w:autoRedefine/>
    <w:rsid w:val="00790B4F"/>
  </w:style>
  <w:style w:type="paragraph" w:styleId="af8">
    <w:name w:val="Normal (Web)"/>
    <w:basedOn w:val="a4"/>
    <w:rsid w:val="00D30E62"/>
    <w:rPr>
      <w:rFonts w:cs="Times New Roman"/>
    </w:rPr>
  </w:style>
  <w:style w:type="paragraph" w:customStyle="1" w:styleId="CharCharChar0">
    <w:name w:val="Char Char Char"/>
    <w:basedOn w:val="af7"/>
    <w:autoRedefine/>
    <w:rsid w:val="00790B4F"/>
  </w:style>
  <w:style w:type="character" w:styleId="af9">
    <w:name w:val="Hyperlink"/>
    <w:uiPriority w:val="99"/>
    <w:rsid w:val="00D30E62"/>
    <w:rPr>
      <w:color w:val="0000FF"/>
      <w:u w:val="none"/>
    </w:rPr>
  </w:style>
  <w:style w:type="paragraph" w:customStyle="1" w:styleId="afa">
    <w:name w:val="封面表格文本"/>
    <w:basedOn w:val="a4"/>
    <w:rsid w:val="00790B4F"/>
    <w:pPr>
      <w:autoSpaceDE w:val="0"/>
      <w:autoSpaceDN w:val="0"/>
      <w:jc w:val="center"/>
    </w:pPr>
    <w:rPr>
      <w:b/>
      <w:kern w:val="0"/>
      <w:sz w:val="24"/>
      <w:szCs w:val="20"/>
    </w:rPr>
  </w:style>
  <w:style w:type="paragraph" w:customStyle="1" w:styleId="afb">
    <w:name w:val="缺省文本"/>
    <w:basedOn w:val="a4"/>
    <w:link w:val="Char3"/>
    <w:rsid w:val="00790B4F"/>
    <w:pPr>
      <w:autoSpaceDE w:val="0"/>
      <w:autoSpaceDN w:val="0"/>
      <w:spacing w:line="360" w:lineRule="auto"/>
    </w:pPr>
    <w:rPr>
      <w:kern w:val="0"/>
      <w:szCs w:val="20"/>
    </w:rPr>
  </w:style>
  <w:style w:type="character" w:customStyle="1" w:styleId="Char3">
    <w:name w:val="缺省文本 Char"/>
    <w:basedOn w:val="a5"/>
    <w:link w:val="afb"/>
    <w:rsid w:val="00790B4F"/>
    <w:rPr>
      <w:sz w:val="21"/>
    </w:rPr>
  </w:style>
  <w:style w:type="paragraph" w:customStyle="1" w:styleId="afc">
    <w:name w:val="封面华为技术"/>
    <w:basedOn w:val="a4"/>
    <w:rsid w:val="00790B4F"/>
    <w:pPr>
      <w:autoSpaceDE w:val="0"/>
      <w:autoSpaceDN w:val="0"/>
      <w:spacing w:line="360" w:lineRule="auto"/>
      <w:jc w:val="center"/>
    </w:pPr>
    <w:rPr>
      <w:rFonts w:ascii="黑体" w:eastAsia="黑体"/>
      <w:b/>
      <w:kern w:val="0"/>
      <w:sz w:val="32"/>
      <w:szCs w:val="20"/>
    </w:rPr>
  </w:style>
  <w:style w:type="paragraph" w:customStyle="1" w:styleId="afd">
    <w:name w:val="修订记录"/>
    <w:basedOn w:val="a4"/>
    <w:rsid w:val="00790B4F"/>
    <w:pPr>
      <w:pageBreakBefore/>
      <w:autoSpaceDE w:val="0"/>
      <w:autoSpaceDN w:val="0"/>
      <w:spacing w:before="300" w:after="150" w:line="360" w:lineRule="auto"/>
      <w:jc w:val="center"/>
    </w:pPr>
    <w:rPr>
      <w:rFonts w:ascii="黑体" w:eastAsia="黑体"/>
      <w:kern w:val="0"/>
      <w:sz w:val="30"/>
      <w:szCs w:val="20"/>
    </w:rPr>
  </w:style>
  <w:style w:type="paragraph" w:customStyle="1" w:styleId="afe">
    <w:name w:val="表格列标题"/>
    <w:basedOn w:val="a4"/>
    <w:rsid w:val="00790B4F"/>
    <w:pPr>
      <w:autoSpaceDE w:val="0"/>
      <w:autoSpaceDN w:val="0"/>
      <w:jc w:val="center"/>
    </w:pPr>
    <w:rPr>
      <w:b/>
      <w:kern w:val="0"/>
      <w:szCs w:val="20"/>
    </w:rPr>
  </w:style>
  <w:style w:type="paragraph" w:customStyle="1" w:styleId="Char4">
    <w:name w:val="表头样式 Char"/>
    <w:basedOn w:val="a4"/>
    <w:link w:val="CharChar"/>
    <w:autoRedefine/>
    <w:rsid w:val="00790B4F"/>
    <w:pPr>
      <w:autoSpaceDE w:val="0"/>
      <w:autoSpaceDN w:val="0"/>
      <w:jc w:val="center"/>
    </w:pPr>
    <w:rPr>
      <w:rFonts w:ascii="Arial" w:hAnsi="Arial"/>
      <w:b/>
      <w:kern w:val="0"/>
    </w:rPr>
  </w:style>
  <w:style w:type="character" w:customStyle="1" w:styleId="CharChar">
    <w:name w:val="表头样式 Char Char"/>
    <w:basedOn w:val="a5"/>
    <w:link w:val="Char4"/>
    <w:rsid w:val="00790B4F"/>
    <w:rPr>
      <w:rFonts w:ascii="Arial" w:hAnsi="Arial"/>
      <w:b/>
      <w:sz w:val="21"/>
      <w:szCs w:val="21"/>
    </w:rPr>
  </w:style>
  <w:style w:type="paragraph" w:styleId="aff">
    <w:name w:val="Title"/>
    <w:basedOn w:val="a4"/>
    <w:link w:val="Char5"/>
    <w:qFormat/>
    <w:rsid w:val="00D30E62"/>
    <w:pPr>
      <w:spacing w:before="240" w:after="60"/>
      <w:jc w:val="center"/>
      <w:outlineLvl w:val="0"/>
    </w:pPr>
    <w:rPr>
      <w:rFonts w:ascii="Arial" w:hAnsi="Arial"/>
      <w:b/>
      <w:bCs/>
      <w:sz w:val="32"/>
      <w:szCs w:val="32"/>
    </w:rPr>
  </w:style>
  <w:style w:type="character" w:customStyle="1" w:styleId="Char5">
    <w:name w:val="标题 Char"/>
    <w:basedOn w:val="a5"/>
    <w:link w:val="aff"/>
    <w:rsid w:val="00790B4F"/>
    <w:rPr>
      <w:rFonts w:ascii="Arial" w:hAnsi="Arial" w:cs="Arial"/>
      <w:b/>
      <w:bCs/>
      <w:kern w:val="2"/>
      <w:sz w:val="32"/>
      <w:szCs w:val="32"/>
    </w:rPr>
  </w:style>
  <w:style w:type="paragraph" w:customStyle="1" w:styleId="22">
    <w:name w:val="样式2"/>
    <w:basedOn w:val="41"/>
    <w:rsid w:val="00790B4F"/>
    <w:pPr>
      <w:tabs>
        <w:tab w:val="num" w:pos="720"/>
      </w:tabs>
      <w:ind w:left="720" w:hanging="720"/>
    </w:pPr>
    <w:rPr>
      <w:bCs w:val="0"/>
      <w:sz w:val="24"/>
    </w:rPr>
  </w:style>
  <w:style w:type="character" w:customStyle="1" w:styleId="Char0">
    <w:name w:val="编写建议 Char"/>
    <w:basedOn w:val="a5"/>
    <w:link w:val="af2"/>
    <w:rsid w:val="00790B4F"/>
    <w:rPr>
      <w:rFonts w:ascii="Arial" w:hAnsi="Arial" w:cs="Arial"/>
      <w:i/>
      <w:snapToGrid w:val="0"/>
      <w:color w:val="0000FF"/>
      <w:sz w:val="21"/>
      <w:szCs w:val="21"/>
    </w:rPr>
  </w:style>
  <w:style w:type="paragraph" w:styleId="aff0">
    <w:name w:val="List Paragraph"/>
    <w:basedOn w:val="a4"/>
    <w:uiPriority w:val="34"/>
    <w:qFormat/>
    <w:rsid w:val="00790B4F"/>
    <w:pPr>
      <w:ind w:firstLineChars="200" w:firstLine="420"/>
    </w:pPr>
  </w:style>
  <w:style w:type="paragraph" w:styleId="aff1">
    <w:name w:val="caption"/>
    <w:basedOn w:val="a4"/>
    <w:next w:val="a4"/>
    <w:qFormat/>
    <w:rsid w:val="00D30E62"/>
    <w:pPr>
      <w:spacing w:before="152"/>
    </w:pPr>
    <w:rPr>
      <w:rFonts w:ascii="Arial" w:eastAsia="黑体" w:hAnsi="Arial"/>
      <w:sz w:val="20"/>
      <w:szCs w:val="20"/>
    </w:rPr>
  </w:style>
  <w:style w:type="paragraph" w:customStyle="1" w:styleId="TableHeading">
    <w:name w:val="Table Heading"/>
    <w:basedOn w:val="a4"/>
    <w:link w:val="TableHeadingChar"/>
    <w:rsid w:val="00D30E62"/>
    <w:pPr>
      <w:keepNext/>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4"/>
    <w:rsid w:val="00D30E62"/>
    <w:pPr>
      <w:widowControl w:val="0"/>
      <w:spacing w:before="80" w:after="80"/>
      <w:ind w:left="0"/>
    </w:pPr>
    <w:rPr>
      <w:snapToGrid w:val="0"/>
      <w:kern w:val="0"/>
    </w:rPr>
  </w:style>
  <w:style w:type="character" w:customStyle="1" w:styleId="TableHeadingChar">
    <w:name w:val="Table Heading Char"/>
    <w:basedOn w:val="a5"/>
    <w:link w:val="TableHeading"/>
    <w:rsid w:val="00790B4F"/>
    <w:rPr>
      <w:rFonts w:ascii="Book Antiqua" w:eastAsia="黑体" w:hAnsi="Book Antiqua" w:cs="Book Antiqua"/>
      <w:bCs/>
      <w:snapToGrid w:val="0"/>
      <w:sz w:val="21"/>
      <w:szCs w:val="21"/>
    </w:rPr>
  </w:style>
  <w:style w:type="paragraph" w:styleId="TOC">
    <w:name w:val="TOC Heading"/>
    <w:basedOn w:val="1"/>
    <w:next w:val="a4"/>
    <w:uiPriority w:val="39"/>
    <w:semiHidden/>
    <w:unhideWhenUsed/>
    <w:qFormat/>
    <w:rsid w:val="00790B4F"/>
    <w:pPr>
      <w:keepLines/>
      <w:numPr>
        <w:numId w:val="0"/>
      </w:numPr>
      <w:spacing w:before="480" w:after="0" w:line="276" w:lineRule="auto"/>
      <w:jc w:val="left"/>
      <w:outlineLvl w:val="9"/>
    </w:pPr>
    <w:rPr>
      <w:rFonts w:ascii="Cambria" w:eastAsia="宋体" w:hAnsi="Cambria"/>
      <w:color w:val="365F91"/>
      <w:sz w:val="28"/>
      <w:szCs w:val="28"/>
    </w:rPr>
  </w:style>
  <w:style w:type="paragraph" w:styleId="23">
    <w:name w:val="toc 2"/>
    <w:basedOn w:val="a4"/>
    <w:next w:val="a4"/>
    <w:uiPriority w:val="39"/>
    <w:rsid w:val="00D30E62"/>
    <w:pPr>
      <w:spacing w:before="80" w:after="80"/>
      <w:ind w:leftChars="300" w:left="300"/>
    </w:pPr>
    <w:rPr>
      <w:noProof/>
      <w:sz w:val="20"/>
      <w:szCs w:val="20"/>
    </w:rPr>
  </w:style>
  <w:style w:type="paragraph" w:styleId="10">
    <w:name w:val="toc 1"/>
    <w:basedOn w:val="a4"/>
    <w:next w:val="a4"/>
    <w:uiPriority w:val="39"/>
    <w:rsid w:val="00D30E62"/>
    <w:pPr>
      <w:spacing w:after="80"/>
      <w:ind w:left="0"/>
    </w:pPr>
    <w:rPr>
      <w:rFonts w:ascii="Book Antiqua" w:hAnsi="Book Antiqua" w:cs="Book Antiqua"/>
      <w:b/>
      <w:bCs/>
      <w:sz w:val="24"/>
      <w:szCs w:val="24"/>
    </w:rPr>
  </w:style>
  <w:style w:type="paragraph" w:styleId="32">
    <w:name w:val="toc 3"/>
    <w:basedOn w:val="a4"/>
    <w:next w:val="a4"/>
    <w:rsid w:val="00D30E62"/>
    <w:pPr>
      <w:spacing w:before="80" w:after="80"/>
      <w:ind w:leftChars="450" w:left="450"/>
    </w:pPr>
    <w:rPr>
      <w:noProof/>
      <w:sz w:val="20"/>
      <w:szCs w:val="20"/>
    </w:rPr>
  </w:style>
  <w:style w:type="character" w:styleId="aff2">
    <w:name w:val="Strong"/>
    <w:basedOn w:val="a5"/>
    <w:qFormat/>
    <w:rsid w:val="00D30E62"/>
    <w:rPr>
      <w:b/>
      <w:bCs/>
    </w:rPr>
  </w:style>
  <w:style w:type="character" w:styleId="aff3">
    <w:name w:val="FollowedHyperlink"/>
    <w:rsid w:val="00D30E62"/>
    <w:rPr>
      <w:color w:val="800080"/>
      <w:u w:val="none"/>
    </w:rPr>
  </w:style>
  <w:style w:type="character" w:styleId="aff4">
    <w:name w:val="annotation reference"/>
    <w:basedOn w:val="a5"/>
    <w:rsid w:val="00D30E62"/>
    <w:rPr>
      <w:sz w:val="21"/>
      <w:szCs w:val="21"/>
    </w:rPr>
  </w:style>
  <w:style w:type="paragraph" w:styleId="aff5">
    <w:name w:val="annotation text"/>
    <w:basedOn w:val="a4"/>
    <w:link w:val="Char6"/>
    <w:rsid w:val="00D30E62"/>
  </w:style>
  <w:style w:type="character" w:customStyle="1" w:styleId="Char6">
    <w:name w:val="批注文字 Char"/>
    <w:basedOn w:val="a5"/>
    <w:link w:val="aff5"/>
    <w:rsid w:val="00790B4F"/>
    <w:rPr>
      <w:rFonts w:cs="Arial"/>
      <w:kern w:val="2"/>
      <w:sz w:val="21"/>
      <w:szCs w:val="21"/>
    </w:rPr>
  </w:style>
  <w:style w:type="paragraph" w:styleId="aff6">
    <w:name w:val="Revision"/>
    <w:hidden/>
    <w:uiPriority w:val="99"/>
    <w:semiHidden/>
    <w:rsid w:val="00790B4F"/>
    <w:rPr>
      <w:kern w:val="2"/>
      <w:sz w:val="21"/>
      <w:szCs w:val="24"/>
    </w:rPr>
  </w:style>
  <w:style w:type="paragraph" w:styleId="aff7">
    <w:name w:val="annotation subject"/>
    <w:basedOn w:val="aff5"/>
    <w:next w:val="aff5"/>
    <w:link w:val="Char7"/>
    <w:rsid w:val="00D30E62"/>
    <w:rPr>
      <w:b/>
      <w:bCs/>
    </w:rPr>
  </w:style>
  <w:style w:type="character" w:customStyle="1" w:styleId="Char7">
    <w:name w:val="批注主题 Char"/>
    <w:basedOn w:val="Char6"/>
    <w:link w:val="aff7"/>
    <w:rsid w:val="00790B4F"/>
    <w:rPr>
      <w:b/>
      <w:bCs/>
    </w:rPr>
  </w:style>
  <w:style w:type="character" w:styleId="aff8">
    <w:name w:val="line number"/>
    <w:basedOn w:val="a5"/>
    <w:rsid w:val="00D30E62"/>
  </w:style>
  <w:style w:type="paragraph" w:styleId="aff9">
    <w:name w:val="No Spacing"/>
    <w:link w:val="Char8"/>
    <w:uiPriority w:val="1"/>
    <w:qFormat/>
    <w:rsid w:val="00707299"/>
    <w:rPr>
      <w:rFonts w:asciiTheme="minorHAnsi" w:eastAsiaTheme="minorEastAsia" w:hAnsiTheme="minorHAnsi" w:cstheme="minorBidi"/>
      <w:sz w:val="22"/>
      <w:szCs w:val="22"/>
    </w:rPr>
  </w:style>
  <w:style w:type="character" w:customStyle="1" w:styleId="Char8">
    <w:name w:val="无间隔 Char"/>
    <w:basedOn w:val="a5"/>
    <w:link w:val="aff9"/>
    <w:uiPriority w:val="1"/>
    <w:rsid w:val="00707299"/>
    <w:rPr>
      <w:rFonts w:asciiTheme="minorHAnsi" w:eastAsiaTheme="minorEastAsia" w:hAnsiTheme="minorHAnsi" w:cstheme="minorBidi"/>
      <w:sz w:val="22"/>
      <w:szCs w:val="22"/>
    </w:rPr>
  </w:style>
  <w:style w:type="character" w:customStyle="1" w:styleId="Char">
    <w:name w:val="页眉 Char"/>
    <w:basedOn w:val="a5"/>
    <w:link w:val="ae"/>
    <w:rsid w:val="00707299"/>
    <w:rPr>
      <w:rFonts w:cs="Arial"/>
      <w:kern w:val="2"/>
      <w:sz w:val="18"/>
      <w:szCs w:val="18"/>
    </w:rPr>
  </w:style>
  <w:style w:type="paragraph" w:customStyle="1" w:styleId="BlockLabel">
    <w:name w:val="Block Label"/>
    <w:basedOn w:val="a4"/>
    <w:next w:val="a4"/>
    <w:rsid w:val="00D30E62"/>
    <w:pPr>
      <w:keepNext/>
      <w:keepLines/>
      <w:numPr>
        <w:ilvl w:val="3"/>
        <w:numId w:val="21"/>
      </w:numPr>
      <w:spacing w:before="300" w:after="80"/>
      <w:outlineLvl w:val="3"/>
    </w:pPr>
    <w:rPr>
      <w:rFonts w:ascii="Book Antiqua" w:eastAsia="黑体" w:hAnsi="Book Antiqua" w:cs="Book Antiqua"/>
      <w:bCs/>
      <w:kern w:val="0"/>
      <w:sz w:val="26"/>
      <w:szCs w:val="26"/>
    </w:rPr>
  </w:style>
  <w:style w:type="paragraph" w:customStyle="1" w:styleId="Cover1">
    <w:name w:val="Cover1"/>
    <w:basedOn w:val="a4"/>
    <w:semiHidden/>
    <w:rsid w:val="00D30E62"/>
    <w:pPr>
      <w:spacing w:before="80" w:after="80"/>
    </w:pPr>
    <w:rPr>
      <w:rFonts w:ascii="Arial" w:hAnsi="Arial"/>
      <w:b/>
      <w:bCs/>
      <w:noProof/>
      <w:kern w:val="0"/>
      <w:sz w:val="40"/>
      <w:szCs w:val="40"/>
    </w:rPr>
  </w:style>
  <w:style w:type="paragraph" w:customStyle="1" w:styleId="Cover2">
    <w:name w:val="Cover2"/>
    <w:semiHidden/>
    <w:rsid w:val="00D30E62"/>
    <w:pPr>
      <w:widowControl w:val="0"/>
      <w:adjustRightInd w:val="0"/>
      <w:snapToGrid w:val="0"/>
      <w:spacing w:before="800" w:after="1200"/>
    </w:pPr>
    <w:rPr>
      <w:rFonts w:ascii="Arial" w:eastAsia="黑体" w:hAnsi="Arial" w:cs="Arial"/>
      <w:b/>
      <w:bCs/>
      <w:noProof/>
      <w:sz w:val="36"/>
      <w:szCs w:val="36"/>
      <w:lang w:eastAsia="en-US"/>
    </w:rPr>
  </w:style>
  <w:style w:type="paragraph" w:customStyle="1" w:styleId="Cover3">
    <w:name w:val="Cover3"/>
    <w:semiHidden/>
    <w:rsid w:val="00D30E62"/>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
    <w:name w:val="Cover4"/>
    <w:basedOn w:val="a4"/>
    <w:semiHidden/>
    <w:rsid w:val="00D30E62"/>
    <w:rPr>
      <w:rFonts w:eastAsia="Arial"/>
      <w:b/>
      <w:bCs/>
      <w:sz w:val="24"/>
    </w:rPr>
  </w:style>
  <w:style w:type="paragraph" w:customStyle="1" w:styleId="Figure">
    <w:name w:val="Figure"/>
    <w:basedOn w:val="a4"/>
    <w:next w:val="a4"/>
    <w:rsid w:val="00D30E62"/>
    <w:pPr>
      <w:keepNext/>
    </w:pPr>
  </w:style>
  <w:style w:type="paragraph" w:customStyle="1" w:styleId="FigureDescription">
    <w:name w:val="Figure Description"/>
    <w:next w:val="Figure"/>
    <w:rsid w:val="00D30E62"/>
    <w:pPr>
      <w:keepNext/>
      <w:numPr>
        <w:ilvl w:val="7"/>
        <w:numId w:val="21"/>
      </w:numPr>
      <w:adjustRightInd w:val="0"/>
      <w:snapToGrid w:val="0"/>
      <w:spacing w:before="320" w:after="80" w:line="240" w:lineRule="atLeast"/>
      <w:outlineLvl w:val="7"/>
    </w:pPr>
    <w:rPr>
      <w:rFonts w:eastAsia="黑体" w:cs="Arial"/>
      <w:spacing w:val="-4"/>
      <w:kern w:val="2"/>
      <w:sz w:val="21"/>
      <w:szCs w:val="21"/>
    </w:rPr>
  </w:style>
  <w:style w:type="paragraph" w:customStyle="1" w:styleId="FigureText">
    <w:name w:val="Figure Text"/>
    <w:rsid w:val="00D30E62"/>
    <w:pPr>
      <w:widowControl w:val="0"/>
      <w:adjustRightInd w:val="0"/>
      <w:snapToGrid w:val="0"/>
      <w:spacing w:line="240" w:lineRule="atLeast"/>
    </w:pPr>
    <w:rPr>
      <w:rFonts w:cs="Arial"/>
      <w:sz w:val="18"/>
      <w:szCs w:val="18"/>
      <w:lang w:eastAsia="en-US"/>
    </w:rPr>
  </w:style>
  <w:style w:type="paragraph" w:customStyle="1" w:styleId="HeadingLeft">
    <w:name w:val="Heading Left"/>
    <w:basedOn w:val="a4"/>
    <w:rsid w:val="00D30E62"/>
    <w:pPr>
      <w:spacing w:before="0" w:after="0"/>
      <w:ind w:left="0"/>
    </w:pPr>
    <w:rPr>
      <w:sz w:val="20"/>
      <w:szCs w:val="20"/>
    </w:rPr>
  </w:style>
  <w:style w:type="paragraph" w:customStyle="1" w:styleId="HeadingRight">
    <w:name w:val="Heading Right"/>
    <w:basedOn w:val="a4"/>
    <w:rsid w:val="00D30E62"/>
    <w:pPr>
      <w:spacing w:before="0" w:after="0"/>
      <w:ind w:left="0"/>
      <w:jc w:val="right"/>
    </w:pPr>
    <w:rPr>
      <w:sz w:val="20"/>
      <w:szCs w:val="20"/>
    </w:rPr>
  </w:style>
  <w:style w:type="paragraph" w:customStyle="1" w:styleId="Heading1NoNumber">
    <w:name w:val="Heading1 No Number"/>
    <w:basedOn w:val="1"/>
    <w:next w:val="a4"/>
    <w:rsid w:val="00D30E62"/>
    <w:pPr>
      <w:pageBreakBefore/>
      <w:numPr>
        <w:numId w:val="0"/>
      </w:numPr>
      <w:outlineLvl w:val="9"/>
    </w:pPr>
  </w:style>
  <w:style w:type="paragraph" w:customStyle="1" w:styleId="Heading2NoNumber">
    <w:name w:val="Heading2 No Number"/>
    <w:basedOn w:val="21"/>
    <w:next w:val="a4"/>
    <w:rsid w:val="00D30E62"/>
    <w:pPr>
      <w:numPr>
        <w:ilvl w:val="0"/>
        <w:numId w:val="0"/>
      </w:numPr>
    </w:pPr>
    <w:rPr>
      <w:rFonts w:eastAsia="宋体"/>
    </w:rPr>
  </w:style>
  <w:style w:type="paragraph" w:customStyle="1" w:styleId="Heading3NoNumber">
    <w:name w:val="Heading3 No Number"/>
    <w:basedOn w:val="31"/>
    <w:next w:val="a4"/>
    <w:rsid w:val="00D30E62"/>
    <w:pPr>
      <w:numPr>
        <w:ilvl w:val="0"/>
        <w:numId w:val="0"/>
      </w:numPr>
    </w:pPr>
    <w:rPr>
      <w:rFonts w:cs="Book Antiqua"/>
    </w:rPr>
  </w:style>
  <w:style w:type="paragraph" w:customStyle="1" w:styleId="Heading4NoNumber">
    <w:name w:val="Heading4 No Number"/>
    <w:basedOn w:val="a4"/>
    <w:semiHidden/>
    <w:rsid w:val="00D30E62"/>
    <w:pPr>
      <w:keepNext/>
      <w:spacing w:before="200"/>
    </w:pPr>
    <w:rPr>
      <w:rFonts w:eastAsia="黑体"/>
      <w:bCs/>
      <w:spacing w:val="-4"/>
    </w:rPr>
  </w:style>
  <w:style w:type="paragraph" w:customStyle="1" w:styleId="AboutThisChapter">
    <w:name w:val="About This Chapter"/>
    <w:basedOn w:val="Heading2NoNumber"/>
    <w:next w:val="a4"/>
    <w:rsid w:val="00D30E62"/>
    <w:pPr>
      <w:spacing w:after="560"/>
    </w:pPr>
    <w:rPr>
      <w:rFonts w:eastAsia="黑体"/>
    </w:rPr>
  </w:style>
  <w:style w:type="numbering" w:styleId="111111">
    <w:name w:val="Outline List 2"/>
    <w:basedOn w:val="a7"/>
    <w:rsid w:val="00D30E62"/>
    <w:pPr>
      <w:numPr>
        <w:numId w:val="34"/>
      </w:numPr>
    </w:pPr>
  </w:style>
  <w:style w:type="paragraph" w:customStyle="1" w:styleId="ItemList">
    <w:name w:val="Item List"/>
    <w:rsid w:val="00D30E62"/>
    <w:pPr>
      <w:numPr>
        <w:numId w:val="38"/>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4"/>
    <w:rsid w:val="00D30E62"/>
    <w:pPr>
      <w:numPr>
        <w:numId w:val="19"/>
      </w:numPr>
      <w:spacing w:before="80" w:after="80"/>
    </w:pPr>
    <w:rPr>
      <w:kern w:val="0"/>
    </w:rPr>
  </w:style>
  <w:style w:type="paragraph" w:customStyle="1" w:styleId="ItemListText">
    <w:name w:val="Item List Text"/>
    <w:rsid w:val="00D30E62"/>
    <w:pPr>
      <w:adjustRightInd w:val="0"/>
      <w:snapToGrid w:val="0"/>
      <w:spacing w:before="80" w:after="80" w:line="240" w:lineRule="atLeast"/>
      <w:ind w:left="2126"/>
    </w:pPr>
    <w:rPr>
      <w:kern w:val="2"/>
      <w:sz w:val="21"/>
      <w:szCs w:val="21"/>
    </w:rPr>
  </w:style>
  <w:style w:type="paragraph" w:customStyle="1" w:styleId="ItemStep">
    <w:name w:val="Item Step"/>
    <w:rsid w:val="00D30E62"/>
    <w:pPr>
      <w:numPr>
        <w:ilvl w:val="6"/>
        <w:numId w:val="21"/>
      </w:numPr>
      <w:adjustRightInd w:val="0"/>
      <w:snapToGrid w:val="0"/>
      <w:spacing w:before="80" w:after="80" w:line="240" w:lineRule="atLeast"/>
      <w:jc w:val="both"/>
      <w:outlineLvl w:val="6"/>
    </w:pPr>
    <w:rPr>
      <w:rFonts w:cs="Arial"/>
      <w:sz w:val="21"/>
      <w:szCs w:val="21"/>
    </w:rPr>
  </w:style>
  <w:style w:type="paragraph" w:customStyle="1" w:styleId="ManualTitle1">
    <w:name w:val="Manual Title1"/>
    <w:semiHidden/>
    <w:rsid w:val="00D30E62"/>
    <w:rPr>
      <w:rFonts w:ascii="Arial" w:eastAsia="黑体" w:hAnsi="Arial"/>
      <w:noProof/>
      <w:sz w:val="30"/>
      <w:lang w:eastAsia="en-US"/>
    </w:rPr>
  </w:style>
  <w:style w:type="paragraph" w:customStyle="1" w:styleId="CAUTIONHeading">
    <w:name w:val="CAUTION Heading"/>
    <w:basedOn w:val="a4"/>
    <w:rsid w:val="00D30E62"/>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D30E62"/>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4"/>
    <w:rsid w:val="00D30E62"/>
    <w:pPr>
      <w:keepLines/>
      <w:pBdr>
        <w:bottom w:val="single" w:sz="12" w:space="4" w:color="auto"/>
      </w:pBdr>
      <w:spacing w:before="80" w:after="80"/>
    </w:pPr>
    <w:rPr>
      <w:rFonts w:eastAsia="楷体_GB2312"/>
      <w:iCs/>
    </w:rPr>
  </w:style>
  <w:style w:type="paragraph" w:customStyle="1" w:styleId="NotesTextinTable">
    <w:name w:val="Notes Text in Table"/>
    <w:rsid w:val="00D30E62"/>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CAUTIONTextList">
    <w:name w:val="CAUTION Text List"/>
    <w:basedOn w:val="CAUTIONText"/>
    <w:rsid w:val="00D30E62"/>
    <w:pPr>
      <w:keepNext/>
      <w:numPr>
        <w:numId w:val="39"/>
      </w:numPr>
    </w:pPr>
  </w:style>
  <w:style w:type="table" w:customStyle="1" w:styleId="Table">
    <w:name w:val="Table"/>
    <w:basedOn w:val="affa"/>
    <w:rsid w:val="00D30E62"/>
    <w:pPr>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6"/>
    <w:rsid w:val="00D30E62"/>
    <w:tblPr>
      <w:tblInd w:w="1809" w:type="dxa"/>
      <w:tblCellMar>
        <w:top w:w="0" w:type="dxa"/>
        <w:left w:w="108" w:type="dxa"/>
        <w:bottom w:w="0" w:type="dxa"/>
        <w:right w:w="108" w:type="dxa"/>
      </w:tblCellMar>
    </w:tblPr>
  </w:style>
  <w:style w:type="paragraph" w:customStyle="1" w:styleId="Step">
    <w:name w:val="Step"/>
    <w:basedOn w:val="a4"/>
    <w:rsid w:val="00D30E62"/>
    <w:pPr>
      <w:numPr>
        <w:ilvl w:val="5"/>
        <w:numId w:val="21"/>
      </w:numPr>
      <w:outlineLvl w:val="5"/>
    </w:pPr>
    <w:rPr>
      <w:snapToGrid w:val="0"/>
      <w:kern w:val="0"/>
    </w:rPr>
  </w:style>
  <w:style w:type="paragraph" w:customStyle="1" w:styleId="SubItemList">
    <w:name w:val="Sub Item List"/>
    <w:basedOn w:val="a4"/>
    <w:rsid w:val="00D30E62"/>
    <w:pPr>
      <w:numPr>
        <w:numId w:val="20"/>
      </w:numPr>
      <w:spacing w:before="80" w:after="80"/>
    </w:pPr>
  </w:style>
  <w:style w:type="paragraph" w:customStyle="1" w:styleId="SubItemListText">
    <w:name w:val="Sub Item List Text"/>
    <w:rsid w:val="00D30E62"/>
    <w:pPr>
      <w:adjustRightInd w:val="0"/>
      <w:snapToGrid w:val="0"/>
      <w:spacing w:before="80" w:after="80" w:line="240" w:lineRule="atLeast"/>
      <w:ind w:left="2410"/>
    </w:pPr>
    <w:rPr>
      <w:kern w:val="2"/>
      <w:sz w:val="21"/>
      <w:szCs w:val="21"/>
    </w:rPr>
  </w:style>
  <w:style w:type="table" w:styleId="affa">
    <w:name w:val="Table Professional"/>
    <w:basedOn w:val="a6"/>
    <w:rsid w:val="00D30E62"/>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4"/>
    <w:next w:val="a4"/>
    <w:rsid w:val="00D30E62"/>
    <w:pPr>
      <w:keepNext/>
      <w:numPr>
        <w:ilvl w:val="8"/>
        <w:numId w:val="21"/>
      </w:numPr>
      <w:spacing w:before="320" w:after="80"/>
      <w:outlineLvl w:val="7"/>
    </w:pPr>
    <w:rPr>
      <w:rFonts w:eastAsia="黑体"/>
      <w:spacing w:val="-4"/>
    </w:rPr>
  </w:style>
  <w:style w:type="paragraph" w:customStyle="1" w:styleId="NotesTextListinTable">
    <w:name w:val="Notes Text List in Table"/>
    <w:rsid w:val="00D30E62"/>
    <w:pPr>
      <w:numPr>
        <w:numId w:val="37"/>
      </w:numPr>
      <w:spacing w:before="40" w:after="80" w:line="200" w:lineRule="atLeast"/>
      <w:jc w:val="both"/>
    </w:pPr>
    <w:rPr>
      <w:rFonts w:eastAsia="楷体_GB2312" w:cs="楷体_GB2312"/>
      <w:noProof/>
      <w:sz w:val="18"/>
      <w:szCs w:val="18"/>
    </w:rPr>
  </w:style>
  <w:style w:type="paragraph" w:customStyle="1" w:styleId="TerminalDisplay">
    <w:name w:val="Terminal Display"/>
    <w:rsid w:val="00D30E62"/>
    <w:pPr>
      <w:snapToGrid w:val="0"/>
      <w:spacing w:line="240" w:lineRule="atLeast"/>
      <w:ind w:left="1701"/>
    </w:pPr>
    <w:rPr>
      <w:rFonts w:ascii="Courier New" w:hAnsi="Courier New" w:cs="Courier New"/>
      <w:snapToGrid w:val="0"/>
      <w:spacing w:val="-1"/>
      <w:sz w:val="16"/>
      <w:szCs w:val="16"/>
    </w:rPr>
  </w:style>
  <w:style w:type="paragraph" w:styleId="42">
    <w:name w:val="toc 4"/>
    <w:basedOn w:val="a4"/>
    <w:next w:val="a4"/>
    <w:autoRedefine/>
    <w:rsid w:val="00D30E62"/>
    <w:pPr>
      <w:tabs>
        <w:tab w:val="center" w:pos="10080"/>
      </w:tabs>
      <w:kinsoku w:val="0"/>
      <w:overflowPunct w:val="0"/>
      <w:autoSpaceDE w:val="0"/>
      <w:autoSpaceDN w:val="0"/>
      <w:spacing w:before="0" w:after="0" w:line="240" w:lineRule="auto"/>
      <w:ind w:left="2540"/>
      <w:jc w:val="right"/>
    </w:pPr>
    <w:rPr>
      <w:sz w:val="20"/>
      <w:szCs w:val="20"/>
    </w:rPr>
  </w:style>
  <w:style w:type="paragraph" w:styleId="52">
    <w:name w:val="toc 5"/>
    <w:basedOn w:val="a4"/>
    <w:next w:val="a4"/>
    <w:autoRedefine/>
    <w:rsid w:val="00D30E62"/>
    <w:pPr>
      <w:ind w:left="1680"/>
    </w:pPr>
    <w:rPr>
      <w:sz w:val="24"/>
    </w:rPr>
  </w:style>
  <w:style w:type="paragraph" w:styleId="60">
    <w:name w:val="toc 6"/>
    <w:basedOn w:val="a4"/>
    <w:next w:val="a4"/>
    <w:autoRedefine/>
    <w:rsid w:val="00D30E62"/>
    <w:pPr>
      <w:ind w:left="2100"/>
    </w:pPr>
    <w:rPr>
      <w:sz w:val="24"/>
    </w:rPr>
  </w:style>
  <w:style w:type="paragraph" w:styleId="70">
    <w:name w:val="toc 7"/>
    <w:basedOn w:val="a4"/>
    <w:next w:val="a4"/>
    <w:autoRedefine/>
    <w:rsid w:val="00D30E62"/>
    <w:pPr>
      <w:ind w:left="2520"/>
    </w:pPr>
    <w:rPr>
      <w:sz w:val="24"/>
    </w:rPr>
  </w:style>
  <w:style w:type="paragraph" w:styleId="80">
    <w:name w:val="toc 8"/>
    <w:basedOn w:val="a4"/>
    <w:next w:val="a4"/>
    <w:autoRedefine/>
    <w:rsid w:val="00D30E62"/>
    <w:pPr>
      <w:ind w:left="2940"/>
    </w:pPr>
    <w:rPr>
      <w:sz w:val="24"/>
    </w:rPr>
  </w:style>
  <w:style w:type="paragraph" w:styleId="90">
    <w:name w:val="toc 9"/>
    <w:basedOn w:val="a4"/>
    <w:next w:val="a4"/>
    <w:autoRedefine/>
    <w:rsid w:val="00D30E62"/>
    <w:pPr>
      <w:ind w:left="3360"/>
    </w:pPr>
    <w:rPr>
      <w:sz w:val="24"/>
    </w:rPr>
  </w:style>
  <w:style w:type="paragraph" w:styleId="11">
    <w:name w:val="index 1"/>
    <w:basedOn w:val="a4"/>
    <w:next w:val="a4"/>
    <w:autoRedefine/>
    <w:rsid w:val="00D30E62"/>
    <w:rPr>
      <w:sz w:val="24"/>
    </w:rPr>
  </w:style>
  <w:style w:type="paragraph" w:styleId="24">
    <w:name w:val="index 2"/>
    <w:basedOn w:val="a4"/>
    <w:next w:val="a4"/>
    <w:autoRedefine/>
    <w:rsid w:val="00D30E62"/>
    <w:pPr>
      <w:ind w:leftChars="200" w:left="200"/>
    </w:pPr>
    <w:rPr>
      <w:sz w:val="24"/>
    </w:rPr>
  </w:style>
  <w:style w:type="paragraph" w:styleId="33">
    <w:name w:val="index 3"/>
    <w:basedOn w:val="a4"/>
    <w:next w:val="a4"/>
    <w:autoRedefine/>
    <w:rsid w:val="00D30E62"/>
    <w:pPr>
      <w:ind w:leftChars="400" w:left="400"/>
    </w:pPr>
    <w:rPr>
      <w:sz w:val="24"/>
    </w:rPr>
  </w:style>
  <w:style w:type="paragraph" w:styleId="53">
    <w:name w:val="index 5"/>
    <w:basedOn w:val="a4"/>
    <w:next w:val="a4"/>
    <w:autoRedefine/>
    <w:rsid w:val="00D30E62"/>
    <w:pPr>
      <w:ind w:left="1050" w:hanging="210"/>
    </w:pPr>
    <w:rPr>
      <w:sz w:val="20"/>
      <w:szCs w:val="20"/>
    </w:rPr>
  </w:style>
  <w:style w:type="paragraph" w:styleId="61">
    <w:name w:val="index 6"/>
    <w:basedOn w:val="a4"/>
    <w:next w:val="a4"/>
    <w:autoRedefine/>
    <w:rsid w:val="00D30E62"/>
    <w:pPr>
      <w:ind w:left="1260" w:hanging="210"/>
    </w:pPr>
    <w:rPr>
      <w:sz w:val="20"/>
      <w:szCs w:val="20"/>
    </w:rPr>
  </w:style>
  <w:style w:type="paragraph" w:styleId="71">
    <w:name w:val="index 7"/>
    <w:basedOn w:val="a4"/>
    <w:next w:val="a4"/>
    <w:autoRedefine/>
    <w:rsid w:val="00D30E62"/>
    <w:pPr>
      <w:ind w:left="1470" w:hanging="210"/>
    </w:pPr>
    <w:rPr>
      <w:sz w:val="20"/>
      <w:szCs w:val="20"/>
    </w:rPr>
  </w:style>
  <w:style w:type="paragraph" w:styleId="81">
    <w:name w:val="index 8"/>
    <w:basedOn w:val="a4"/>
    <w:next w:val="a4"/>
    <w:autoRedefine/>
    <w:rsid w:val="00D30E62"/>
    <w:pPr>
      <w:ind w:left="1680" w:hanging="210"/>
    </w:pPr>
    <w:rPr>
      <w:sz w:val="20"/>
      <w:szCs w:val="20"/>
    </w:rPr>
  </w:style>
  <w:style w:type="paragraph" w:styleId="91">
    <w:name w:val="index 9"/>
    <w:basedOn w:val="a4"/>
    <w:next w:val="a4"/>
    <w:autoRedefine/>
    <w:rsid w:val="00D30E62"/>
    <w:pPr>
      <w:ind w:left="1890" w:hanging="210"/>
    </w:pPr>
    <w:rPr>
      <w:sz w:val="20"/>
      <w:szCs w:val="20"/>
    </w:rPr>
  </w:style>
  <w:style w:type="paragraph" w:styleId="affb">
    <w:name w:val="table of figures"/>
    <w:basedOn w:val="a4"/>
    <w:next w:val="a4"/>
    <w:rsid w:val="00D30E62"/>
    <w:pPr>
      <w:spacing w:afterLines="50"/>
      <w:ind w:leftChars="300" w:left="300"/>
    </w:pPr>
    <w:rPr>
      <w:sz w:val="20"/>
      <w:szCs w:val="20"/>
    </w:rPr>
  </w:style>
  <w:style w:type="paragraph" w:customStyle="1" w:styleId="TerminalDisplayinTable">
    <w:name w:val="Terminal Display in Table"/>
    <w:rsid w:val="00D30E62"/>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customStyle="1" w:styleId="CopyrightDeclaration">
    <w:name w:val="Copyright Declaration"/>
    <w:semiHidden/>
    <w:rsid w:val="00D30E62"/>
    <w:pPr>
      <w:spacing w:before="80" w:after="80"/>
    </w:pPr>
    <w:rPr>
      <w:rFonts w:ascii="Arial" w:eastAsia="黑体" w:hAnsi="Arial"/>
      <w:sz w:val="36"/>
    </w:rPr>
  </w:style>
  <w:style w:type="numbering" w:styleId="1111110">
    <w:name w:val="Outline List 1"/>
    <w:basedOn w:val="a7"/>
    <w:rsid w:val="00D30E62"/>
    <w:pPr>
      <w:numPr>
        <w:numId w:val="35"/>
      </w:numPr>
    </w:pPr>
  </w:style>
  <w:style w:type="paragraph" w:customStyle="1" w:styleId="HeadingMiddle">
    <w:name w:val="Heading Middle"/>
    <w:rsid w:val="00D30E62"/>
    <w:pPr>
      <w:adjustRightInd w:val="0"/>
      <w:snapToGrid w:val="0"/>
      <w:spacing w:line="240" w:lineRule="atLeast"/>
      <w:jc w:val="center"/>
    </w:pPr>
    <w:rPr>
      <w:rFonts w:cs="Arial"/>
      <w:snapToGrid w:val="0"/>
    </w:rPr>
  </w:style>
  <w:style w:type="paragraph" w:styleId="affc">
    <w:name w:val="macro"/>
    <w:link w:val="Char9"/>
    <w:rsid w:val="00D30E62"/>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character" w:customStyle="1" w:styleId="Char9">
    <w:name w:val="宏文本 Char"/>
    <w:basedOn w:val="a5"/>
    <w:link w:val="affc"/>
    <w:rsid w:val="00D30E62"/>
    <w:rPr>
      <w:rFonts w:ascii="Courier New" w:hAnsi="Courier New" w:cs="Courier New"/>
      <w:kern w:val="2"/>
      <w:sz w:val="24"/>
      <w:szCs w:val="24"/>
    </w:rPr>
  </w:style>
  <w:style w:type="paragraph" w:styleId="affd">
    <w:name w:val="footnote text"/>
    <w:basedOn w:val="a4"/>
    <w:link w:val="Chara"/>
    <w:rsid w:val="00D30E62"/>
    <w:rPr>
      <w:sz w:val="18"/>
      <w:szCs w:val="18"/>
    </w:rPr>
  </w:style>
  <w:style w:type="character" w:customStyle="1" w:styleId="Chara">
    <w:name w:val="脚注文本 Char"/>
    <w:basedOn w:val="a5"/>
    <w:link w:val="affd"/>
    <w:rsid w:val="00D30E62"/>
    <w:rPr>
      <w:rFonts w:cs="Arial"/>
      <w:kern w:val="2"/>
      <w:sz w:val="18"/>
      <w:szCs w:val="18"/>
    </w:rPr>
  </w:style>
  <w:style w:type="character" w:styleId="affe">
    <w:name w:val="footnote reference"/>
    <w:basedOn w:val="a5"/>
    <w:rsid w:val="00D30E62"/>
    <w:rPr>
      <w:vertAlign w:val="superscript"/>
    </w:rPr>
  </w:style>
  <w:style w:type="paragraph" w:styleId="43">
    <w:name w:val="index 4"/>
    <w:basedOn w:val="a4"/>
    <w:next w:val="a4"/>
    <w:autoRedefine/>
    <w:rsid w:val="00D30E62"/>
    <w:pPr>
      <w:ind w:left="1260"/>
    </w:pPr>
  </w:style>
  <w:style w:type="paragraph" w:styleId="afff">
    <w:name w:val="index heading"/>
    <w:basedOn w:val="a4"/>
    <w:next w:val="11"/>
    <w:rsid w:val="00D30E62"/>
    <w:rPr>
      <w:rFonts w:ascii="Arial" w:hAnsi="Arial"/>
      <w:b/>
      <w:bCs/>
    </w:rPr>
  </w:style>
  <w:style w:type="paragraph" w:styleId="afff0">
    <w:name w:val="endnote text"/>
    <w:basedOn w:val="a4"/>
    <w:link w:val="Charb"/>
    <w:rsid w:val="00D30E62"/>
  </w:style>
  <w:style w:type="character" w:customStyle="1" w:styleId="Charb">
    <w:name w:val="尾注文本 Char"/>
    <w:basedOn w:val="a5"/>
    <w:link w:val="afff0"/>
    <w:rsid w:val="00D30E62"/>
    <w:rPr>
      <w:rFonts w:cs="Arial"/>
      <w:kern w:val="2"/>
      <w:sz w:val="21"/>
      <w:szCs w:val="21"/>
    </w:rPr>
  </w:style>
  <w:style w:type="character" w:styleId="afff1">
    <w:name w:val="endnote reference"/>
    <w:basedOn w:val="a5"/>
    <w:rsid w:val="00D30E62"/>
    <w:rPr>
      <w:vertAlign w:val="superscript"/>
    </w:rPr>
  </w:style>
  <w:style w:type="paragraph" w:styleId="afff2">
    <w:name w:val="table of authorities"/>
    <w:basedOn w:val="a4"/>
    <w:next w:val="a4"/>
    <w:rsid w:val="00D30E62"/>
    <w:pPr>
      <w:ind w:left="420"/>
    </w:pPr>
  </w:style>
  <w:style w:type="paragraph" w:styleId="afff3">
    <w:name w:val="toa heading"/>
    <w:basedOn w:val="a4"/>
    <w:next w:val="a4"/>
    <w:rsid w:val="00D30E62"/>
    <w:pPr>
      <w:spacing w:before="120"/>
    </w:pPr>
    <w:rPr>
      <w:rFonts w:ascii="Arial" w:hAnsi="Arial"/>
    </w:rPr>
  </w:style>
  <w:style w:type="paragraph" w:customStyle="1" w:styleId="Contents">
    <w:name w:val="Contents"/>
    <w:basedOn w:val="Heading1NoNumber"/>
    <w:rsid w:val="00D30E62"/>
  </w:style>
  <w:style w:type="character" w:styleId="HTML">
    <w:name w:val="HTML Variable"/>
    <w:basedOn w:val="a5"/>
    <w:rsid w:val="00D30E62"/>
    <w:rPr>
      <w:i/>
      <w:iCs/>
    </w:rPr>
  </w:style>
  <w:style w:type="character" w:styleId="HTML0">
    <w:name w:val="HTML Typewriter"/>
    <w:basedOn w:val="a5"/>
    <w:rsid w:val="00D30E62"/>
    <w:rPr>
      <w:rFonts w:ascii="Courier New" w:hAnsi="Courier New" w:cs="Courier New"/>
      <w:sz w:val="20"/>
      <w:szCs w:val="20"/>
    </w:rPr>
  </w:style>
  <w:style w:type="character" w:styleId="HTML1">
    <w:name w:val="HTML Code"/>
    <w:basedOn w:val="a5"/>
    <w:rsid w:val="00D30E62"/>
    <w:rPr>
      <w:rFonts w:ascii="Courier New" w:hAnsi="Courier New" w:cs="Courier New"/>
      <w:sz w:val="20"/>
      <w:szCs w:val="20"/>
    </w:rPr>
  </w:style>
  <w:style w:type="paragraph" w:styleId="HTML2">
    <w:name w:val="HTML Address"/>
    <w:basedOn w:val="a4"/>
    <w:link w:val="HTMLChar"/>
    <w:rsid w:val="00D30E62"/>
    <w:rPr>
      <w:i/>
      <w:iCs/>
    </w:rPr>
  </w:style>
  <w:style w:type="character" w:customStyle="1" w:styleId="HTMLChar">
    <w:name w:val="HTML 地址 Char"/>
    <w:basedOn w:val="a5"/>
    <w:link w:val="HTML2"/>
    <w:rsid w:val="00D30E62"/>
    <w:rPr>
      <w:rFonts w:cs="Arial"/>
      <w:i/>
      <w:iCs/>
      <w:kern w:val="2"/>
      <w:sz w:val="21"/>
      <w:szCs w:val="21"/>
    </w:rPr>
  </w:style>
  <w:style w:type="character" w:styleId="HTML3">
    <w:name w:val="HTML Definition"/>
    <w:basedOn w:val="a5"/>
    <w:rsid w:val="00D30E62"/>
    <w:rPr>
      <w:i/>
      <w:iCs/>
    </w:rPr>
  </w:style>
  <w:style w:type="character" w:styleId="HTML4">
    <w:name w:val="HTML Keyboard"/>
    <w:basedOn w:val="a5"/>
    <w:rsid w:val="00D30E62"/>
    <w:rPr>
      <w:rFonts w:ascii="Courier New" w:hAnsi="Courier New" w:cs="Courier New"/>
      <w:sz w:val="20"/>
      <w:szCs w:val="20"/>
    </w:rPr>
  </w:style>
  <w:style w:type="character" w:styleId="HTML5">
    <w:name w:val="HTML Acronym"/>
    <w:basedOn w:val="a5"/>
    <w:rsid w:val="00D30E62"/>
  </w:style>
  <w:style w:type="character" w:styleId="HTML6">
    <w:name w:val="HTML Sample"/>
    <w:basedOn w:val="a5"/>
    <w:rsid w:val="00D30E62"/>
    <w:rPr>
      <w:rFonts w:ascii="Courier New" w:hAnsi="Courier New" w:cs="Courier New"/>
    </w:rPr>
  </w:style>
  <w:style w:type="character" w:styleId="HTML7">
    <w:name w:val="HTML Cite"/>
    <w:basedOn w:val="a5"/>
    <w:rsid w:val="00D30E62"/>
    <w:rPr>
      <w:i/>
      <w:iCs/>
    </w:rPr>
  </w:style>
  <w:style w:type="paragraph" w:styleId="HTML8">
    <w:name w:val="HTML Preformatted"/>
    <w:basedOn w:val="a4"/>
    <w:link w:val="HTMLChar0"/>
    <w:rsid w:val="00D30E62"/>
    <w:rPr>
      <w:rFonts w:ascii="Courier New" w:hAnsi="Courier New" w:cs="Courier New"/>
      <w:sz w:val="20"/>
      <w:szCs w:val="20"/>
    </w:rPr>
  </w:style>
  <w:style w:type="character" w:customStyle="1" w:styleId="HTMLChar0">
    <w:name w:val="HTML 预设格式 Char"/>
    <w:basedOn w:val="a5"/>
    <w:link w:val="HTML8"/>
    <w:rsid w:val="00D30E62"/>
    <w:rPr>
      <w:rFonts w:ascii="Courier New" w:hAnsi="Courier New" w:cs="Courier New"/>
      <w:kern w:val="2"/>
    </w:rPr>
  </w:style>
  <w:style w:type="table" w:styleId="12">
    <w:name w:val="Table Web 1"/>
    <w:basedOn w:val="a6"/>
    <w:rsid w:val="00D30E62"/>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5">
    <w:name w:val="Table Web 2"/>
    <w:basedOn w:val="a6"/>
    <w:rsid w:val="00D30E62"/>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6"/>
    <w:rsid w:val="00D30E62"/>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f4">
    <w:name w:val="Table Theme"/>
    <w:basedOn w:val="a6"/>
    <w:rsid w:val="00D30E62"/>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6"/>
    <w:rsid w:val="00D30E62"/>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6">
    <w:name w:val="Table Colorful 2"/>
    <w:basedOn w:val="a6"/>
    <w:rsid w:val="00D30E62"/>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6"/>
    <w:rsid w:val="00D30E62"/>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f5">
    <w:name w:val="Salutation"/>
    <w:basedOn w:val="a4"/>
    <w:next w:val="a4"/>
    <w:link w:val="Charc"/>
    <w:rsid w:val="00D30E62"/>
  </w:style>
  <w:style w:type="character" w:customStyle="1" w:styleId="Charc">
    <w:name w:val="称呼 Char"/>
    <w:basedOn w:val="a5"/>
    <w:link w:val="afff5"/>
    <w:rsid w:val="00D30E62"/>
    <w:rPr>
      <w:rFonts w:cs="Arial"/>
      <w:kern w:val="2"/>
      <w:sz w:val="21"/>
      <w:szCs w:val="21"/>
    </w:rPr>
  </w:style>
  <w:style w:type="paragraph" w:styleId="afff6">
    <w:name w:val="Plain Text"/>
    <w:basedOn w:val="a4"/>
    <w:link w:val="Chard"/>
    <w:rsid w:val="00D30E62"/>
    <w:rPr>
      <w:rFonts w:ascii="宋体" w:hAnsi="Courier New" w:cs="Courier New"/>
    </w:rPr>
  </w:style>
  <w:style w:type="character" w:customStyle="1" w:styleId="Chard">
    <w:name w:val="纯文本 Char"/>
    <w:basedOn w:val="a5"/>
    <w:link w:val="afff6"/>
    <w:rsid w:val="00D30E62"/>
    <w:rPr>
      <w:rFonts w:ascii="宋体" w:hAnsi="Courier New" w:cs="Courier New"/>
      <w:kern w:val="2"/>
      <w:sz w:val="21"/>
      <w:szCs w:val="21"/>
    </w:rPr>
  </w:style>
  <w:style w:type="table" w:styleId="afff7">
    <w:name w:val="Table Elegant"/>
    <w:basedOn w:val="a6"/>
    <w:rsid w:val="00D30E62"/>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8">
    <w:name w:val="E-mail Signature"/>
    <w:basedOn w:val="a4"/>
    <w:link w:val="Chare"/>
    <w:rsid w:val="00D30E62"/>
  </w:style>
  <w:style w:type="character" w:customStyle="1" w:styleId="Chare">
    <w:name w:val="电子邮件签名 Char"/>
    <w:basedOn w:val="a5"/>
    <w:link w:val="afff8"/>
    <w:rsid w:val="00D30E62"/>
    <w:rPr>
      <w:rFonts w:cs="Arial"/>
      <w:kern w:val="2"/>
      <w:sz w:val="21"/>
      <w:szCs w:val="21"/>
    </w:rPr>
  </w:style>
  <w:style w:type="paragraph" w:styleId="afff9">
    <w:name w:val="Subtitle"/>
    <w:basedOn w:val="a4"/>
    <w:link w:val="Charf"/>
    <w:qFormat/>
    <w:rsid w:val="00D30E62"/>
    <w:pPr>
      <w:spacing w:before="240" w:after="60" w:line="312" w:lineRule="atLeast"/>
      <w:jc w:val="center"/>
      <w:outlineLvl w:val="1"/>
    </w:pPr>
    <w:rPr>
      <w:rFonts w:ascii="Arial" w:hAnsi="Arial"/>
      <w:b/>
      <w:bCs/>
      <w:kern w:val="28"/>
      <w:sz w:val="32"/>
      <w:szCs w:val="32"/>
    </w:rPr>
  </w:style>
  <w:style w:type="character" w:customStyle="1" w:styleId="Charf">
    <w:name w:val="副标题 Char"/>
    <w:basedOn w:val="a5"/>
    <w:link w:val="afff9"/>
    <w:rsid w:val="00D30E62"/>
    <w:rPr>
      <w:rFonts w:ascii="Arial" w:hAnsi="Arial" w:cs="Arial"/>
      <w:b/>
      <w:bCs/>
      <w:kern w:val="28"/>
      <w:sz w:val="32"/>
      <w:szCs w:val="32"/>
    </w:rPr>
  </w:style>
  <w:style w:type="table" w:styleId="14">
    <w:name w:val="Table Classic 1"/>
    <w:basedOn w:val="a6"/>
    <w:rsid w:val="00D30E62"/>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Classic 2"/>
    <w:basedOn w:val="a6"/>
    <w:rsid w:val="00D30E62"/>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6"/>
    <w:rsid w:val="00D30E62"/>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6"/>
    <w:rsid w:val="00D30E62"/>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a">
    <w:name w:val="envelope return"/>
    <w:basedOn w:val="a4"/>
    <w:rsid w:val="00D30E62"/>
    <w:rPr>
      <w:rFonts w:ascii="Arial" w:hAnsi="Arial"/>
    </w:rPr>
  </w:style>
  <w:style w:type="table" w:styleId="15">
    <w:name w:val="Table Simple 1"/>
    <w:basedOn w:val="a6"/>
    <w:rsid w:val="00D30E62"/>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8">
    <w:name w:val="Table Simple 2"/>
    <w:basedOn w:val="a6"/>
    <w:rsid w:val="00D30E62"/>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6"/>
    <w:rsid w:val="00D30E62"/>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fb">
    <w:name w:val="Closing"/>
    <w:basedOn w:val="a4"/>
    <w:link w:val="Charf0"/>
    <w:rsid w:val="00D30E62"/>
    <w:pPr>
      <w:ind w:leftChars="2100" w:left="100"/>
    </w:pPr>
  </w:style>
  <w:style w:type="character" w:customStyle="1" w:styleId="Charf0">
    <w:name w:val="结束语 Char"/>
    <w:basedOn w:val="a5"/>
    <w:link w:val="afffb"/>
    <w:rsid w:val="00D30E62"/>
    <w:rPr>
      <w:rFonts w:cs="Arial"/>
      <w:kern w:val="2"/>
      <w:sz w:val="21"/>
      <w:szCs w:val="21"/>
    </w:rPr>
  </w:style>
  <w:style w:type="table" w:styleId="16">
    <w:name w:val="Table Subtle 1"/>
    <w:basedOn w:val="a6"/>
    <w:rsid w:val="00D30E62"/>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Subtle 2"/>
    <w:basedOn w:val="a6"/>
    <w:rsid w:val="00D30E62"/>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6"/>
    <w:rsid w:val="00D30E62"/>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a">
    <w:name w:val="Table 3D effects 2"/>
    <w:basedOn w:val="a6"/>
    <w:rsid w:val="00D30E62"/>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6"/>
    <w:rsid w:val="00D30E62"/>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fc">
    <w:name w:val="List"/>
    <w:basedOn w:val="a4"/>
    <w:rsid w:val="00D30E62"/>
    <w:pPr>
      <w:ind w:left="200" w:hangingChars="200" w:hanging="200"/>
    </w:pPr>
  </w:style>
  <w:style w:type="paragraph" w:styleId="2b">
    <w:name w:val="List 2"/>
    <w:basedOn w:val="a4"/>
    <w:rsid w:val="00D30E62"/>
    <w:pPr>
      <w:ind w:leftChars="200" w:left="100" w:hangingChars="200" w:hanging="200"/>
    </w:pPr>
  </w:style>
  <w:style w:type="paragraph" w:styleId="39">
    <w:name w:val="List 3"/>
    <w:basedOn w:val="a4"/>
    <w:rsid w:val="00D30E62"/>
    <w:pPr>
      <w:ind w:leftChars="400" w:left="100" w:hangingChars="200" w:hanging="200"/>
    </w:pPr>
  </w:style>
  <w:style w:type="paragraph" w:styleId="45">
    <w:name w:val="List 4"/>
    <w:basedOn w:val="a4"/>
    <w:rsid w:val="00D30E62"/>
    <w:pPr>
      <w:ind w:leftChars="600" w:left="100" w:hangingChars="200" w:hanging="200"/>
    </w:pPr>
  </w:style>
  <w:style w:type="paragraph" w:styleId="54">
    <w:name w:val="List 5"/>
    <w:basedOn w:val="a4"/>
    <w:rsid w:val="00D30E62"/>
    <w:pPr>
      <w:ind w:leftChars="800" w:left="100" w:hangingChars="200" w:hanging="200"/>
    </w:pPr>
  </w:style>
  <w:style w:type="paragraph" w:styleId="a">
    <w:name w:val="List Number"/>
    <w:basedOn w:val="a4"/>
    <w:rsid w:val="00D30E62"/>
    <w:pPr>
      <w:numPr>
        <w:numId w:val="23"/>
      </w:numPr>
    </w:pPr>
  </w:style>
  <w:style w:type="paragraph" w:styleId="2">
    <w:name w:val="List Number 2"/>
    <w:basedOn w:val="a4"/>
    <w:rsid w:val="00D30E62"/>
    <w:pPr>
      <w:numPr>
        <w:numId w:val="24"/>
      </w:numPr>
    </w:pPr>
  </w:style>
  <w:style w:type="paragraph" w:styleId="3">
    <w:name w:val="List Number 3"/>
    <w:basedOn w:val="a4"/>
    <w:rsid w:val="00D30E62"/>
    <w:pPr>
      <w:numPr>
        <w:numId w:val="25"/>
      </w:numPr>
    </w:pPr>
  </w:style>
  <w:style w:type="paragraph" w:styleId="4">
    <w:name w:val="List Number 4"/>
    <w:basedOn w:val="a4"/>
    <w:rsid w:val="00D30E62"/>
    <w:pPr>
      <w:numPr>
        <w:numId w:val="26"/>
      </w:numPr>
    </w:pPr>
  </w:style>
  <w:style w:type="paragraph" w:styleId="5">
    <w:name w:val="List Number 5"/>
    <w:basedOn w:val="a4"/>
    <w:rsid w:val="00D30E62"/>
    <w:pPr>
      <w:numPr>
        <w:numId w:val="27"/>
      </w:numPr>
    </w:pPr>
  </w:style>
  <w:style w:type="paragraph" w:styleId="afffd">
    <w:name w:val="List Continue"/>
    <w:basedOn w:val="a4"/>
    <w:rsid w:val="00D30E62"/>
    <w:pPr>
      <w:spacing w:after="120"/>
      <w:ind w:leftChars="200" w:left="420"/>
    </w:pPr>
  </w:style>
  <w:style w:type="paragraph" w:styleId="2c">
    <w:name w:val="List Continue 2"/>
    <w:basedOn w:val="a4"/>
    <w:rsid w:val="00D30E62"/>
    <w:pPr>
      <w:spacing w:after="120"/>
      <w:ind w:leftChars="400" w:left="840"/>
    </w:pPr>
  </w:style>
  <w:style w:type="paragraph" w:styleId="3a">
    <w:name w:val="List Continue 3"/>
    <w:basedOn w:val="a4"/>
    <w:rsid w:val="00D30E62"/>
    <w:pPr>
      <w:spacing w:after="120"/>
      <w:ind w:leftChars="600" w:left="1260"/>
    </w:pPr>
  </w:style>
  <w:style w:type="paragraph" w:styleId="46">
    <w:name w:val="List Continue 4"/>
    <w:basedOn w:val="a4"/>
    <w:rsid w:val="00D30E62"/>
    <w:pPr>
      <w:spacing w:after="120"/>
      <w:ind w:leftChars="800" w:left="1680"/>
    </w:pPr>
  </w:style>
  <w:style w:type="paragraph" w:styleId="55">
    <w:name w:val="List Continue 5"/>
    <w:basedOn w:val="a4"/>
    <w:rsid w:val="00D30E62"/>
    <w:pPr>
      <w:spacing w:after="120"/>
      <w:ind w:leftChars="1000" w:left="2100"/>
    </w:pPr>
  </w:style>
  <w:style w:type="paragraph" w:styleId="a0">
    <w:name w:val="List Bullet"/>
    <w:basedOn w:val="a4"/>
    <w:autoRedefine/>
    <w:rsid w:val="00D30E62"/>
    <w:pPr>
      <w:numPr>
        <w:numId w:val="28"/>
      </w:numPr>
    </w:pPr>
  </w:style>
  <w:style w:type="paragraph" w:styleId="20">
    <w:name w:val="List Bullet 2"/>
    <w:basedOn w:val="a4"/>
    <w:autoRedefine/>
    <w:rsid w:val="00D30E62"/>
    <w:pPr>
      <w:numPr>
        <w:numId w:val="29"/>
      </w:numPr>
    </w:pPr>
  </w:style>
  <w:style w:type="paragraph" w:styleId="30">
    <w:name w:val="List Bullet 3"/>
    <w:basedOn w:val="a4"/>
    <w:autoRedefine/>
    <w:rsid w:val="00D30E62"/>
    <w:pPr>
      <w:numPr>
        <w:numId w:val="30"/>
      </w:numPr>
    </w:pPr>
  </w:style>
  <w:style w:type="paragraph" w:styleId="40">
    <w:name w:val="List Bullet 4"/>
    <w:basedOn w:val="a4"/>
    <w:autoRedefine/>
    <w:rsid w:val="00D30E62"/>
    <w:pPr>
      <w:numPr>
        <w:numId w:val="31"/>
      </w:numPr>
    </w:pPr>
  </w:style>
  <w:style w:type="paragraph" w:styleId="50">
    <w:name w:val="List Bullet 5"/>
    <w:basedOn w:val="a4"/>
    <w:autoRedefine/>
    <w:rsid w:val="00D30E62"/>
    <w:pPr>
      <w:numPr>
        <w:numId w:val="32"/>
      </w:numPr>
    </w:pPr>
  </w:style>
  <w:style w:type="table" w:styleId="18">
    <w:name w:val="Table List 1"/>
    <w:basedOn w:val="a6"/>
    <w:rsid w:val="00D30E62"/>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List 2"/>
    <w:basedOn w:val="a6"/>
    <w:rsid w:val="00D30E62"/>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6"/>
    <w:rsid w:val="00D30E62"/>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6"/>
    <w:rsid w:val="00D30E62"/>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6"/>
    <w:rsid w:val="00D30E62"/>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6"/>
    <w:rsid w:val="00D30E62"/>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6"/>
    <w:rsid w:val="00D30E62"/>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6"/>
    <w:rsid w:val="00D30E62"/>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fe">
    <w:name w:val="Table Contemporary"/>
    <w:basedOn w:val="a6"/>
    <w:rsid w:val="00D30E62"/>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f">
    <w:name w:val="Signature"/>
    <w:basedOn w:val="a4"/>
    <w:link w:val="Charf1"/>
    <w:rsid w:val="00D30E62"/>
    <w:pPr>
      <w:ind w:leftChars="2100" w:left="100"/>
    </w:pPr>
  </w:style>
  <w:style w:type="character" w:customStyle="1" w:styleId="Charf1">
    <w:name w:val="签名 Char"/>
    <w:basedOn w:val="a5"/>
    <w:link w:val="affff"/>
    <w:rsid w:val="00D30E62"/>
    <w:rPr>
      <w:rFonts w:cs="Arial"/>
      <w:kern w:val="2"/>
      <w:sz w:val="21"/>
      <w:szCs w:val="21"/>
    </w:rPr>
  </w:style>
  <w:style w:type="character" w:styleId="affff0">
    <w:name w:val="Emphasis"/>
    <w:basedOn w:val="a5"/>
    <w:qFormat/>
    <w:rsid w:val="00D30E62"/>
    <w:rPr>
      <w:i/>
      <w:iCs/>
    </w:rPr>
  </w:style>
  <w:style w:type="paragraph" w:styleId="affff1">
    <w:name w:val="Date"/>
    <w:basedOn w:val="a4"/>
    <w:next w:val="a4"/>
    <w:link w:val="Charf2"/>
    <w:rsid w:val="00D30E62"/>
    <w:pPr>
      <w:ind w:leftChars="2500" w:left="100"/>
    </w:pPr>
  </w:style>
  <w:style w:type="character" w:customStyle="1" w:styleId="Charf2">
    <w:name w:val="日期 Char"/>
    <w:basedOn w:val="a5"/>
    <w:link w:val="affff1"/>
    <w:rsid w:val="00D30E62"/>
    <w:rPr>
      <w:rFonts w:cs="Arial"/>
      <w:kern w:val="2"/>
      <w:sz w:val="21"/>
      <w:szCs w:val="21"/>
    </w:rPr>
  </w:style>
  <w:style w:type="table" w:styleId="19">
    <w:name w:val="Table Columns 1"/>
    <w:basedOn w:val="a6"/>
    <w:rsid w:val="00D30E62"/>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6"/>
    <w:rsid w:val="00D30E62"/>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6"/>
    <w:rsid w:val="00D30E62"/>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6"/>
    <w:rsid w:val="00D30E62"/>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6"/>
    <w:rsid w:val="00D30E62"/>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6"/>
    <w:rsid w:val="00D30E62"/>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
    <w:name w:val="Table Grid 2"/>
    <w:basedOn w:val="a6"/>
    <w:rsid w:val="00D30E62"/>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6"/>
    <w:rsid w:val="00D30E62"/>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6"/>
    <w:rsid w:val="00D30E62"/>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6"/>
    <w:rsid w:val="00D30E62"/>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6"/>
    <w:rsid w:val="00D30E62"/>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6"/>
    <w:rsid w:val="00D30E62"/>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6"/>
    <w:rsid w:val="00D30E62"/>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ff2">
    <w:name w:val="Block Text"/>
    <w:basedOn w:val="a4"/>
    <w:rsid w:val="00D30E62"/>
    <w:pPr>
      <w:spacing w:after="120"/>
      <w:ind w:leftChars="700" w:left="1440" w:rightChars="700" w:right="1440"/>
    </w:pPr>
  </w:style>
  <w:style w:type="numbering" w:styleId="a1">
    <w:name w:val="Outline List 3"/>
    <w:basedOn w:val="a7"/>
    <w:rsid w:val="00D30E62"/>
    <w:pPr>
      <w:numPr>
        <w:numId w:val="33"/>
      </w:numPr>
    </w:pPr>
  </w:style>
  <w:style w:type="paragraph" w:styleId="affff3">
    <w:name w:val="envelope address"/>
    <w:basedOn w:val="a4"/>
    <w:rsid w:val="00D30E62"/>
    <w:pPr>
      <w:framePr w:w="7920" w:h="1980" w:hRule="exact" w:hSpace="180" w:wrap="auto" w:hAnchor="page" w:xAlign="center" w:yAlign="bottom"/>
      <w:ind w:leftChars="1400" w:left="100"/>
    </w:pPr>
    <w:rPr>
      <w:rFonts w:ascii="Arial" w:hAnsi="Arial"/>
    </w:rPr>
  </w:style>
  <w:style w:type="paragraph" w:styleId="affff4">
    <w:name w:val="Message Header"/>
    <w:basedOn w:val="a4"/>
    <w:link w:val="Charf3"/>
    <w:rsid w:val="00D30E62"/>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customStyle="1" w:styleId="Charf3">
    <w:name w:val="信息标题 Char"/>
    <w:basedOn w:val="a5"/>
    <w:link w:val="affff4"/>
    <w:rsid w:val="00D30E62"/>
    <w:rPr>
      <w:rFonts w:ascii="Arial" w:hAnsi="Arial" w:cs="Arial"/>
      <w:kern w:val="2"/>
      <w:sz w:val="21"/>
      <w:szCs w:val="21"/>
      <w:shd w:val="pct20" w:color="auto" w:fill="auto"/>
    </w:rPr>
  </w:style>
  <w:style w:type="character" w:styleId="affff5">
    <w:name w:val="page number"/>
    <w:basedOn w:val="a5"/>
    <w:rsid w:val="00D30E62"/>
  </w:style>
  <w:style w:type="paragraph" w:styleId="affff6">
    <w:name w:val="Body Text"/>
    <w:basedOn w:val="a4"/>
    <w:link w:val="Charf4"/>
    <w:rsid w:val="00D30E62"/>
    <w:pPr>
      <w:spacing w:after="120"/>
    </w:pPr>
  </w:style>
  <w:style w:type="character" w:customStyle="1" w:styleId="Charf4">
    <w:name w:val="正文文本 Char"/>
    <w:basedOn w:val="a5"/>
    <w:link w:val="affff6"/>
    <w:rsid w:val="00D30E62"/>
    <w:rPr>
      <w:rFonts w:cs="Arial"/>
      <w:kern w:val="2"/>
      <w:sz w:val="21"/>
      <w:szCs w:val="21"/>
    </w:rPr>
  </w:style>
  <w:style w:type="paragraph" w:styleId="affff7">
    <w:name w:val="Body Text First Indent"/>
    <w:basedOn w:val="affff6"/>
    <w:link w:val="Charf5"/>
    <w:rsid w:val="00D30E62"/>
    <w:pPr>
      <w:ind w:firstLineChars="100" w:firstLine="420"/>
    </w:pPr>
  </w:style>
  <w:style w:type="character" w:customStyle="1" w:styleId="Charf5">
    <w:name w:val="正文首行缩进 Char"/>
    <w:basedOn w:val="Charf4"/>
    <w:link w:val="affff7"/>
    <w:rsid w:val="00D30E62"/>
  </w:style>
  <w:style w:type="paragraph" w:styleId="affff8">
    <w:name w:val="Body Text Indent"/>
    <w:basedOn w:val="a4"/>
    <w:link w:val="Charf6"/>
    <w:rsid w:val="00D30E62"/>
    <w:pPr>
      <w:spacing w:after="120"/>
      <w:ind w:leftChars="200" w:left="420"/>
    </w:pPr>
  </w:style>
  <w:style w:type="character" w:customStyle="1" w:styleId="Charf6">
    <w:name w:val="正文文本缩进 Char"/>
    <w:basedOn w:val="a5"/>
    <w:link w:val="affff8"/>
    <w:rsid w:val="00D30E62"/>
    <w:rPr>
      <w:rFonts w:cs="Arial"/>
      <w:kern w:val="2"/>
      <w:sz w:val="21"/>
      <w:szCs w:val="21"/>
    </w:rPr>
  </w:style>
  <w:style w:type="paragraph" w:styleId="2f0">
    <w:name w:val="Body Text First Indent 2"/>
    <w:basedOn w:val="affff8"/>
    <w:link w:val="2Char"/>
    <w:rsid w:val="00D30E62"/>
    <w:pPr>
      <w:ind w:firstLineChars="200" w:firstLine="420"/>
    </w:pPr>
  </w:style>
  <w:style w:type="character" w:customStyle="1" w:styleId="2Char">
    <w:name w:val="正文首行缩进 2 Char"/>
    <w:basedOn w:val="Charf6"/>
    <w:link w:val="2f0"/>
    <w:rsid w:val="00D30E62"/>
  </w:style>
  <w:style w:type="paragraph" w:styleId="affff9">
    <w:name w:val="Normal Indent"/>
    <w:basedOn w:val="a4"/>
    <w:rsid w:val="00D30E62"/>
    <w:pPr>
      <w:ind w:firstLineChars="200" w:firstLine="420"/>
    </w:pPr>
  </w:style>
  <w:style w:type="paragraph" w:styleId="2f1">
    <w:name w:val="Body Text 2"/>
    <w:basedOn w:val="a4"/>
    <w:link w:val="2Char0"/>
    <w:rsid w:val="00D30E62"/>
    <w:pPr>
      <w:spacing w:after="120" w:line="480" w:lineRule="auto"/>
    </w:pPr>
  </w:style>
  <w:style w:type="character" w:customStyle="1" w:styleId="2Char0">
    <w:name w:val="正文文本 2 Char"/>
    <w:basedOn w:val="a5"/>
    <w:link w:val="2f1"/>
    <w:rsid w:val="00D30E62"/>
    <w:rPr>
      <w:rFonts w:cs="Arial"/>
      <w:kern w:val="2"/>
      <w:sz w:val="21"/>
      <w:szCs w:val="21"/>
    </w:rPr>
  </w:style>
  <w:style w:type="paragraph" w:styleId="3e">
    <w:name w:val="Body Text 3"/>
    <w:basedOn w:val="a4"/>
    <w:link w:val="3Char"/>
    <w:rsid w:val="00D30E62"/>
    <w:pPr>
      <w:spacing w:after="120"/>
    </w:pPr>
    <w:rPr>
      <w:sz w:val="16"/>
      <w:szCs w:val="16"/>
    </w:rPr>
  </w:style>
  <w:style w:type="character" w:customStyle="1" w:styleId="3Char">
    <w:name w:val="正文文本 3 Char"/>
    <w:basedOn w:val="a5"/>
    <w:link w:val="3e"/>
    <w:rsid w:val="00D30E62"/>
    <w:rPr>
      <w:rFonts w:cs="Arial"/>
      <w:kern w:val="2"/>
      <w:sz w:val="16"/>
      <w:szCs w:val="16"/>
    </w:rPr>
  </w:style>
  <w:style w:type="paragraph" w:styleId="2f2">
    <w:name w:val="Body Text Indent 2"/>
    <w:basedOn w:val="a4"/>
    <w:link w:val="2Char1"/>
    <w:rsid w:val="00D30E62"/>
    <w:pPr>
      <w:spacing w:after="120" w:line="480" w:lineRule="auto"/>
      <w:ind w:leftChars="200" w:left="420"/>
    </w:pPr>
  </w:style>
  <w:style w:type="character" w:customStyle="1" w:styleId="2Char1">
    <w:name w:val="正文文本缩进 2 Char"/>
    <w:basedOn w:val="a5"/>
    <w:link w:val="2f2"/>
    <w:rsid w:val="00D30E62"/>
    <w:rPr>
      <w:rFonts w:cs="Arial"/>
      <w:kern w:val="2"/>
      <w:sz w:val="21"/>
      <w:szCs w:val="21"/>
    </w:rPr>
  </w:style>
  <w:style w:type="paragraph" w:styleId="3f">
    <w:name w:val="Body Text Indent 3"/>
    <w:basedOn w:val="a4"/>
    <w:link w:val="3Char0"/>
    <w:rsid w:val="00D30E62"/>
    <w:pPr>
      <w:spacing w:after="120"/>
      <w:ind w:leftChars="200" w:left="420"/>
    </w:pPr>
    <w:rPr>
      <w:sz w:val="16"/>
      <w:szCs w:val="16"/>
    </w:rPr>
  </w:style>
  <w:style w:type="character" w:customStyle="1" w:styleId="3Char0">
    <w:name w:val="正文文本缩进 3 Char"/>
    <w:basedOn w:val="a5"/>
    <w:link w:val="3f"/>
    <w:rsid w:val="00D30E62"/>
    <w:rPr>
      <w:rFonts w:cs="Arial"/>
      <w:kern w:val="2"/>
      <w:sz w:val="16"/>
      <w:szCs w:val="16"/>
    </w:rPr>
  </w:style>
  <w:style w:type="paragraph" w:styleId="affffa">
    <w:name w:val="Note Heading"/>
    <w:basedOn w:val="a4"/>
    <w:next w:val="a4"/>
    <w:link w:val="Charf7"/>
    <w:rsid w:val="00D30E62"/>
    <w:pPr>
      <w:jc w:val="center"/>
    </w:pPr>
  </w:style>
  <w:style w:type="character" w:customStyle="1" w:styleId="Charf7">
    <w:name w:val="注释标题 Char"/>
    <w:basedOn w:val="a5"/>
    <w:link w:val="affffa"/>
    <w:rsid w:val="00D30E62"/>
    <w:rPr>
      <w:rFonts w:cs="Arial"/>
      <w:kern w:val="2"/>
      <w:sz w:val="21"/>
      <w:szCs w:val="21"/>
    </w:rPr>
  </w:style>
  <w:style w:type="paragraph" w:customStyle="1" w:styleId="ItemStepinTable">
    <w:name w:val="Item Step in Table"/>
    <w:semiHidden/>
    <w:rsid w:val="00D30E62"/>
    <w:pPr>
      <w:numPr>
        <w:numId w:val="36"/>
      </w:numPr>
      <w:topLinePunct/>
      <w:spacing w:before="40" w:after="40"/>
    </w:pPr>
    <w:rPr>
      <w:rFonts w:cs="Arial"/>
      <w:sz w:val="22"/>
      <w:szCs w:val="22"/>
    </w:rPr>
  </w:style>
  <w:style w:type="paragraph" w:customStyle="1" w:styleId="TableNote">
    <w:name w:val="Table Note"/>
    <w:basedOn w:val="a4"/>
    <w:rsid w:val="00D30E62"/>
    <w:pPr>
      <w:spacing w:before="80" w:after="80"/>
    </w:pPr>
    <w:rPr>
      <w:sz w:val="18"/>
      <w:szCs w:val="18"/>
    </w:rPr>
  </w:style>
  <w:style w:type="paragraph" w:customStyle="1" w:styleId="End">
    <w:name w:val="End"/>
    <w:basedOn w:val="a4"/>
    <w:rsid w:val="00D30E62"/>
    <w:pPr>
      <w:spacing w:after="400"/>
    </w:pPr>
    <w:rPr>
      <w:b/>
    </w:rPr>
  </w:style>
  <w:style w:type="paragraph" w:customStyle="1" w:styleId="NotesHeading">
    <w:name w:val="Notes Heading"/>
    <w:basedOn w:val="CAUTIONHeading"/>
    <w:rsid w:val="00D30E62"/>
    <w:pPr>
      <w:pBdr>
        <w:top w:val="none" w:sz="0" w:space="0" w:color="auto"/>
      </w:pBdr>
      <w:spacing w:after="40"/>
    </w:pPr>
    <w:rPr>
      <w:position w:val="-6"/>
      <w:sz w:val="18"/>
      <w:szCs w:val="18"/>
    </w:rPr>
  </w:style>
  <w:style w:type="paragraph" w:customStyle="1" w:styleId="NotesText">
    <w:name w:val="Notes Text"/>
    <w:basedOn w:val="CAUTIONText"/>
    <w:rsid w:val="00D30E62"/>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30E62"/>
    <w:pPr>
      <w:numPr>
        <w:numId w:val="22"/>
      </w:numPr>
      <w:pBdr>
        <w:bottom w:val="none" w:sz="0" w:space="0" w:color="auto"/>
      </w:pBdr>
      <w:spacing w:before="40" w:line="200" w:lineRule="atLeast"/>
    </w:pPr>
    <w:rPr>
      <w:sz w:val="18"/>
      <w:szCs w:val="18"/>
    </w:rPr>
  </w:style>
  <w:style w:type="paragraph" w:customStyle="1" w:styleId="Code">
    <w:name w:val="Code"/>
    <w:basedOn w:val="a4"/>
    <w:rsid w:val="00D30E62"/>
    <w:pPr>
      <w:widowControl w:val="0"/>
      <w:autoSpaceDE w:val="0"/>
      <w:autoSpaceDN w:val="0"/>
      <w:spacing w:before="0" w:after="0" w:line="360" w:lineRule="auto"/>
    </w:pPr>
    <w:rPr>
      <w:rFonts w:ascii="Courier New" w:hAnsi="Courier New"/>
      <w:sz w:val="18"/>
    </w:rPr>
  </w:style>
  <w:style w:type="paragraph" w:customStyle="1" w:styleId="Outline">
    <w:name w:val="Outline"/>
    <w:basedOn w:val="a4"/>
    <w:semiHidden/>
    <w:rsid w:val="00D30E62"/>
    <w:rPr>
      <w:i/>
      <w:color w:val="0000FF"/>
    </w:rPr>
  </w:style>
  <w:style w:type="paragraph" w:customStyle="1" w:styleId="ItemlistTextTD">
    <w:name w:val="Item list Text TD"/>
    <w:basedOn w:val="TerminalDisplay"/>
    <w:rsid w:val="00D30E62"/>
    <w:pPr>
      <w:adjustRightInd w:val="0"/>
      <w:ind w:left="2126"/>
    </w:pPr>
  </w:style>
  <w:style w:type="paragraph" w:customStyle="1" w:styleId="SubItemListTextTD">
    <w:name w:val="Sub Item List Text TD"/>
    <w:basedOn w:val="TerminalDisplay"/>
    <w:rsid w:val="00D30E62"/>
    <w:pPr>
      <w:adjustRightInd w:val="0"/>
      <w:ind w:left="241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comments" Target="comments.xm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61"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49.jpeg"/></Relationships>
</file>

<file path=word/_rels/settings.xml.rels><?xml version="1.0" encoding="UTF-8" standalone="yes"?>
<Relationships xmlns="http://schemas.openxmlformats.org/package/2006/relationships"><Relationship Id="rId1" Type="http://schemas.openxmlformats.org/officeDocument/2006/relationships/attachedTemplate" Target="file:///D:\word&#27169;&#26495;\08&#65293;&#27169;&#26495;\04-Word%20XP&amp;2003&#27169;&#26495;\002%2016K%20Template(Chinese)\01-&#27491;&#25991;.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DF43E7-BAAA-4EB4-9018-59E47F131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01-正文.dot</Template>
  <TotalTime>1715</TotalTime>
  <Pages>45</Pages>
  <Words>1253</Words>
  <Characters>7146</Characters>
  <Application>Microsoft Office Word</Application>
  <DocSecurity>0</DocSecurity>
  <Lines>59</Lines>
  <Paragraphs>16</Paragraphs>
  <ScaleCrop>false</ScaleCrop>
  <Company>Huawei Technologies Co.,Ltd.</Company>
  <LinksUpToDate>false</LinksUpToDate>
  <CharactersWithSpaces>8383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huangshaopeng WX168991</dc:creator>
  <cp:keywords/>
  <dc:description/>
  <cp:lastModifiedBy>Administrator</cp:lastModifiedBy>
  <cp:revision>165</cp:revision>
  <dcterms:created xsi:type="dcterms:W3CDTF">2010-06-21T04:30:00Z</dcterms:created>
  <dcterms:modified xsi:type="dcterms:W3CDTF">2014-09-02T08:46:00Z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(4)hGQ1PSCXEkVfcwFQsoRSLtxtuzYtzBVjCK06H8HLhZoLuRhj4leYecNqTcOz6een0ft1egsg
t001mFnCvLMaA7NtV7uI2VC2fwALyxkAC4/wcWz8V8s9ISVz/CfAoSvyQ6nyxiczypx3WN6k
iUnWGkbT1bSwB2DSRd3f7wzNpVKyHhElmeFgXpfDEloNrXj6fpuVTbsm6RDJMi1f464iyj1z
614PzAImBcWE/WjDWN/y5</vt:lpwstr>
  </property>
  <property fmtid="{D5CDD505-2E9C-101B-9397-08002B2CF9AE}" pid="3" name="_ms_pID_7253431">
    <vt:lpwstr>TFYekd/MoOcdAUKhpiH6kdybFPk4me52k75asY0n+2Om+X60aHu
K7gzsUkkPd9EvzrGt8Nhbs+5OzH324OV3/Zv0Wk1s77ymyBS/g1FukTABfllXSMe4+HG/L89
tp8NHHTwaIzm28DBBkVmVmdL09ekEMV+QrS/Rie/ICaA+cc5fNaNjUKJZ6+1wXS2SQEOKjC6
b8HqMKW55JFIbIK2N1piaa3K9ae25MbT1AEQED9QlN</vt:lpwstr>
  </property>
  <property fmtid="{D5CDD505-2E9C-101B-9397-08002B2CF9AE}" pid="4" name="_ms_pID_7253432">
    <vt:lpwstr>E7FqxOADAUq80etHyPBA3ELTZhFDR2
wVj3LzUVhy7LOuwI9uxMSkbk8k5daWHKRVM2jPOoZ88TOOJpho94OU041q2lK6RN9bR9XAb5
mvsbzvyK7y9aTwrRm9Y9jeP/2MGeGsd46jyP7DuLztgB1VmvC8i6MYko5SiXTLeJvJ8l6Chj
pwgTqVKI/iPWcTv5Z3EUyitJA9voTAle06Fnasq695DEfPit2GNQApOppq1hRmF</vt:lpwstr>
  </property>
  <property fmtid="{D5CDD505-2E9C-101B-9397-08002B2CF9AE}" pid="5" name="_ms_pID_7253433">
    <vt:lpwstr>XOJNPY2kx
4xqimhk3tS32I2ubWObO207x2MvGmI15qfOjJqw4zxHSDgtN</vt:lpwstr>
  </property>
  <property fmtid="{D5CDD505-2E9C-101B-9397-08002B2CF9AE}" pid="6" name="sflag">
    <vt:lpwstr>1409538924</vt:lpwstr>
  </property>
</Properties>
</file>